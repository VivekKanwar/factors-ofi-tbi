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860051"/>
          <w:lang w:val="en-GB"/>
        </w:rPr>
        <w:id w:val="-488937297"/>
        <w:docPartObj>
          <w:docPartGallery w:val="Cover Pages"/>
          <w:docPartUnique/>
        </w:docPartObj>
      </w:sdtPr>
      <w:sdtContent>
        <w:p w14:paraId="37ED822B" w14:textId="0D8CF15D" w:rsidR="005812A6" w:rsidRPr="00432360" w:rsidRDefault="00225407">
          <w:pPr>
            <w:rPr>
              <w:color w:val="860051"/>
              <w:lang w:val="en-GB"/>
            </w:rPr>
          </w:pPr>
          <w:r w:rsidRPr="00432360">
            <w:rPr>
              <w:noProof/>
              <w:lang w:val="en-GB"/>
            </w:rPr>
            <mc:AlternateContent>
              <mc:Choice Requires="wps">
                <w:drawing>
                  <wp:anchor distT="0" distB="0" distL="114300" distR="114300" simplePos="0" relativeHeight="251673600" behindDoc="0" locked="0" layoutInCell="1" allowOverlap="1" wp14:anchorId="55EF75C3" wp14:editId="6DB702E1">
                    <wp:simplePos x="0" y="0"/>
                    <wp:positionH relativeFrom="column">
                      <wp:posOffset>852804</wp:posOffset>
                    </wp:positionH>
                    <wp:positionV relativeFrom="paragraph">
                      <wp:posOffset>6805929</wp:posOffset>
                    </wp:positionV>
                    <wp:extent cx="5596255" cy="904875"/>
                    <wp:effectExtent l="0" t="0" r="0" b="0"/>
                    <wp:wrapNone/>
                    <wp:docPr id="4" name="Textruta 4"/>
                    <wp:cNvGraphicFramePr/>
                    <a:graphic xmlns:a="http://schemas.openxmlformats.org/drawingml/2006/main">
                      <a:graphicData uri="http://schemas.microsoft.com/office/word/2010/wordprocessingShape">
                        <wps:wsp>
                          <wps:cNvSpPr txBox="1"/>
                          <wps:spPr>
                            <a:xfrm>
                              <a:off x="0" y="0"/>
                              <a:ext cx="5596255" cy="904875"/>
                            </a:xfrm>
                            <a:prstGeom prst="rect">
                              <a:avLst/>
                            </a:prstGeom>
                            <a:noFill/>
                            <a:ln w="6350">
                              <a:noFill/>
                            </a:ln>
                            <a:effectLst/>
                          </wps:spPr>
                          <wps:txbx>
                            <w:txbxContent>
                              <w:p w14:paraId="1914182B" w14:textId="77777777" w:rsidR="00DF620A" w:rsidRDefault="00DF620A" w:rsidP="00E34213">
                                <w:pPr>
                                  <w:spacing w:after="0" w:line="240" w:lineRule="auto"/>
                                  <w:jc w:val="right"/>
                                </w:pPr>
                              </w:p>
                              <w:p w14:paraId="3B2F29A5" w14:textId="77777777" w:rsidR="00DF620A" w:rsidRDefault="00DF620A" w:rsidP="00E34213">
                                <w:pPr>
                                  <w:spacing w:after="0" w:line="240" w:lineRule="auto"/>
                                  <w:jc w:val="right"/>
                                </w:pPr>
                              </w:p>
                              <w:p w14:paraId="6C17A084" w14:textId="77777777" w:rsidR="00DF620A" w:rsidRDefault="00DF620A" w:rsidP="00E34213">
                                <w:pPr>
                                  <w:spacing w:after="0" w:line="240" w:lineRule="auto"/>
                                  <w:jc w:val="right"/>
                                </w:pPr>
                              </w:p>
                              <w:p w14:paraId="279AD281" w14:textId="1B5D79D5" w:rsidR="00E34213" w:rsidRDefault="00E34213" w:rsidP="00E34213">
                                <w:pPr>
                                  <w:spacing w:after="0" w:line="240" w:lineRule="auto"/>
                                  <w:jc w:val="right"/>
                                </w:pPr>
                                <w:r>
                                  <w:t xml:space="preserve">Supervisor: </w:t>
                                </w:r>
                                <w:r w:rsidR="004823BD" w:rsidRPr="004823BD">
                                  <w:rPr>
                                    <w:rFonts w:eastAsia="Calibri"/>
                                  </w:rPr>
                                  <w:t>Martin Gerdin Wärnberg</w:t>
                                </w:r>
                              </w:p>
                              <w:p w14:paraId="6B6F7038" w14:textId="77777777" w:rsidR="00FD7FA8" w:rsidRDefault="00FD7FA8" w:rsidP="00DF620A">
                                <w:pPr>
                                  <w:spacing w:after="0" w:line="240" w:lineRule="auto"/>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EF75C3" id="_x0000_t202" coordsize="21600,21600" o:spt="202" path="m,l,21600r21600,l21600,xe">
                    <v:stroke joinstyle="miter"/>
                    <v:path gradientshapeok="t" o:connecttype="rect"/>
                  </v:shapetype>
                  <v:shape id="Textruta 4" o:spid="_x0000_s1026" type="#_x0000_t202" style="position:absolute;margin-left:67.15pt;margin-top:535.9pt;width:440.65pt;height:71.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" filled="f" stroked="f" strokeweight=".5pt">
                    <v:textbox>
                      <w:txbxContent>
                        <w:p w14:paraId="1914182B" w14:textId="77777777" w:rsidR="00DF620A" w:rsidRDefault="00DF620A" w:rsidP="00E34213">
                          <w:pPr>
                            <w:spacing w:after="0" w:line="240" w:lineRule="auto"/>
                            <w:jc w:val="right"/>
                          </w:pPr>
                        </w:p>
                        <w:p w14:paraId="3B2F29A5" w14:textId="77777777" w:rsidR="00DF620A" w:rsidRDefault="00DF620A" w:rsidP="00E34213">
                          <w:pPr>
                            <w:spacing w:after="0" w:line="240" w:lineRule="auto"/>
                            <w:jc w:val="right"/>
                          </w:pPr>
                        </w:p>
                        <w:p w14:paraId="6C17A084" w14:textId="77777777" w:rsidR="00DF620A" w:rsidRDefault="00DF620A" w:rsidP="00E34213">
                          <w:pPr>
                            <w:spacing w:after="0" w:line="240" w:lineRule="auto"/>
                            <w:jc w:val="right"/>
                          </w:pPr>
                        </w:p>
                        <w:p w14:paraId="279AD281" w14:textId="1B5D79D5" w:rsidR="00E34213" w:rsidRDefault="00E34213" w:rsidP="00E34213">
                          <w:pPr>
                            <w:spacing w:after="0" w:line="240" w:lineRule="auto"/>
                            <w:jc w:val="right"/>
                          </w:pPr>
                          <w:r>
                            <w:t xml:space="preserve">Supervisor: </w:t>
                          </w:r>
                          <w:r w:rsidR="004823BD" w:rsidRPr="004823BD">
                            <w:rPr>
                              <w:rFonts w:eastAsia="Calibri"/>
                            </w:rPr>
                            <w:t>Martin Gerdin Wärnberg</w:t>
                          </w:r>
                        </w:p>
                        <w:p w14:paraId="6B6F7038" w14:textId="77777777" w:rsidR="00FD7FA8" w:rsidRDefault="00FD7FA8" w:rsidP="00DF620A">
                          <w:pPr>
                            <w:spacing w:after="0" w:line="240" w:lineRule="auto"/>
                            <w:jc w:val="center"/>
                          </w:pPr>
                        </w:p>
                      </w:txbxContent>
                    </v:textbox>
                  </v:shape>
                </w:pict>
              </mc:Fallback>
            </mc:AlternateContent>
          </w:r>
          <w:r w:rsidR="006F238A" w:rsidRPr="00432360">
            <w:rPr>
              <w:rFonts w:eastAsia="Times New Roman"/>
              <w:b/>
              <w:iCs/>
              <w:noProof/>
              <w:sz w:val="22"/>
              <w:szCs w:val="22"/>
              <w:lang w:val="en-GB"/>
            </w:rPr>
            <w:drawing>
              <wp:anchor distT="0" distB="0" distL="114300" distR="114300" simplePos="0" relativeHeight="251676672" behindDoc="0" locked="0" layoutInCell="1" allowOverlap="1" wp14:anchorId="7FE19D75" wp14:editId="71B2E860">
                <wp:simplePos x="0" y="0"/>
                <wp:positionH relativeFrom="column">
                  <wp:posOffset>3547110</wp:posOffset>
                </wp:positionH>
                <wp:positionV relativeFrom="paragraph">
                  <wp:posOffset>8041640</wp:posOffset>
                </wp:positionV>
                <wp:extent cx="2663825" cy="1329690"/>
                <wp:effectExtent l="0" t="0" r="0" b="0"/>
                <wp:wrapNone/>
                <wp:docPr id="18590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7316" name="Picture 1"/>
                        <pic:cNvPicPr>
                          <a:picLocks noChangeAspect="1" noChangeArrowheads="1"/>
                        </pic:cNvPicPr>
                      </pic:nvPicPr>
                      <pic:blipFill>
                        <a:blip r:embed="rId8"/>
                        <a:stretch>
                          <a:fillRect/>
                        </a:stretch>
                      </pic:blipFill>
                      <pic:spPr bwMode="auto">
                        <a:xfrm>
                          <a:off x="0" y="0"/>
                          <a:ext cx="2663825" cy="1329690"/>
                        </a:xfrm>
                        <a:prstGeom prst="rect">
                          <a:avLst/>
                        </a:prstGeom>
                        <a:noFill/>
                      </pic:spPr>
                    </pic:pic>
                  </a:graphicData>
                </a:graphic>
                <wp14:sizeRelH relativeFrom="margin">
                  <wp14:pctWidth>0</wp14:pctWidth>
                </wp14:sizeRelH>
                <wp14:sizeRelV relativeFrom="margin">
                  <wp14:pctHeight>0</wp14:pctHeight>
                </wp14:sizeRelV>
              </wp:anchor>
            </w:drawing>
          </w:r>
          <w:r w:rsidR="00267978" w:rsidRPr="00432360">
            <w:rPr>
              <w:noProof/>
              <w:color w:val="860051"/>
              <w:lang w:val="en-GB"/>
            </w:rPr>
            <mc:AlternateContent>
              <mc:Choice Requires="wpg">
                <w:drawing>
                  <wp:anchor distT="0" distB="0" distL="114300" distR="114300" simplePos="0" relativeHeight="251666432" behindDoc="0" locked="0" layoutInCell="1" allowOverlap="1" wp14:anchorId="54CFA8E6" wp14:editId="650ADD98">
                    <wp:simplePos x="0" y="0"/>
                    <wp:positionH relativeFrom="column">
                      <wp:posOffset>-694844</wp:posOffset>
                    </wp:positionH>
                    <wp:positionV relativeFrom="paragraph">
                      <wp:posOffset>-757905</wp:posOffset>
                    </wp:positionV>
                    <wp:extent cx="7149600" cy="856170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9600" cy="8561705"/>
                              <a:chOff x="-1" y="0"/>
                              <a:chExt cx="7149765" cy="8562267"/>
                            </a:xfrm>
                          </wpg:grpSpPr>
                          <wps:wsp>
                            <wps:cNvPr id="7" name="Rectangle 7"/>
                            <wps:cNvSpPr>
                              <a:spLocks noChangeArrowheads="1"/>
                            </wps:cNvSpPr>
                            <wps:spPr bwMode="auto">
                              <a:xfrm>
                                <a:off x="0" y="0"/>
                                <a:ext cx="1439545" cy="8562267"/>
                              </a:xfrm>
                              <a:prstGeom prst="rect">
                                <a:avLst/>
                              </a:prstGeom>
                              <a:solidFill>
                                <a:srgbClr val="F1F1F1"/>
                              </a:solidFill>
                              <a:ln w="9525">
                                <a:noFill/>
                                <a:miter lim="800000"/>
                                <a:headEnd/>
                                <a:tailEnd/>
                              </a:ln>
                              <a:effectLst/>
                            </wps:spPr>
                            <wps:bodyPr wrap="none" anchor="ctr"/>
                          </wps:wsp>
                          <wps:wsp>
                            <wps:cNvPr id="8" name="Rectangle 9"/>
                            <wps:cNvSpPr>
                              <a:spLocks noChangeArrowheads="1"/>
                            </wps:cNvSpPr>
                            <wps:spPr bwMode="auto">
                              <a:xfrm>
                                <a:off x="-1" y="0"/>
                                <a:ext cx="7149765" cy="1439545"/>
                              </a:xfrm>
                              <a:prstGeom prst="rect">
                                <a:avLst/>
                              </a:prstGeom>
                              <a:solidFill>
                                <a:srgbClr val="F1F1F1">
                                  <a:alpha val="71765"/>
                                </a:srgbClr>
                              </a:solidFill>
                              <a:ln w="9525">
                                <a:noFill/>
                                <a:miter lim="800000"/>
                                <a:headEnd/>
                                <a:tailEnd/>
                              </a:ln>
                              <a:effectLst/>
                            </wps:spPr>
                            <wps:bodyPr wrap="none" anchor="ctr"/>
                          </wps:wsp>
                          <wps:wsp>
                            <wps:cNvPr id="9" name="Rectangle 10"/>
                            <wps:cNvSpPr>
                              <a:spLocks noChangeArrowheads="1"/>
                            </wps:cNvSpPr>
                            <wps:spPr bwMode="auto">
                              <a:xfrm>
                                <a:off x="0" y="0"/>
                                <a:ext cx="1439545" cy="1439545"/>
                              </a:xfrm>
                              <a:prstGeom prst="rect">
                                <a:avLst/>
                              </a:prstGeom>
                              <a:solidFill>
                                <a:srgbClr val="CCEBED"/>
                              </a:solidFill>
                              <a:ln w="9525">
                                <a:noFill/>
                                <a:miter lim="800000"/>
                                <a:headEnd/>
                                <a:tailEnd/>
                              </a:ln>
                              <a:effectLst/>
                            </wps:spPr>
                            <wps:bodyPr wrap="none" anchor="ctr"/>
                          </wps:wsp>
                        </wpg:wgp>
                      </a:graphicData>
                    </a:graphic>
                    <wp14:sizeRelH relativeFrom="page">
                      <wp14:pctWidth>0</wp14:pctWidth>
                    </wp14:sizeRelH>
                    <wp14:sizeRelV relativeFrom="page">
                      <wp14:pctHeight>0</wp14:pctHeight>
                    </wp14:sizeRelV>
                  </wp:anchor>
                </w:drawing>
              </mc:Choice>
              <mc:Fallback>
                <w:pict>
                  <v:group w14:anchorId="08FA310F" id="Group 2" o:spid="_x0000_s1026" style="position:absolute;margin-left:-54.7pt;margin-top:-59.7pt;width:562.95pt;height:674.15pt;z-index:251666432" coordorigin="" coordsize="71497,856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">
                    <v:rect id="Rectangle 7" o:spid="_x0000_s1027" style="position:absolute;width:14395;height:85622;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" fillcolor="#f1f1f1" stroked="f"/>
                    <v:rect id="Rectangle 9" o:spid="_x0000_s1028" style="position:absolute;width:71497;height:14395;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" fillcolor="#f1f1f1" stroked="f">
                      <v:fill opacity="47031f"/>
                    </v:rect>
                    <v:rect id="Rectangle 10" o:spid="_x0000_s1029" style="position:absolute;width:14395;height:14395;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" fillcolor="#ccebed" stroked="f"/>
                  </v:group>
                </w:pict>
              </mc:Fallback>
            </mc:AlternateContent>
          </w:r>
          <w:r w:rsidR="00267978" w:rsidRPr="00432360">
            <w:rPr>
              <w:noProof/>
              <w:lang w:val="en-GB"/>
            </w:rPr>
            <mc:AlternateContent>
              <mc:Choice Requires="wps">
                <w:drawing>
                  <wp:anchor distT="0" distB="0" distL="114300" distR="114300" simplePos="0" relativeHeight="251675648" behindDoc="0" locked="0" layoutInCell="1" allowOverlap="1" wp14:anchorId="6FECBF20" wp14:editId="789D3B7C">
                    <wp:simplePos x="0" y="0"/>
                    <wp:positionH relativeFrom="margin">
                      <wp:align>center</wp:align>
                    </wp:positionH>
                    <wp:positionV relativeFrom="paragraph">
                      <wp:posOffset>7792720</wp:posOffset>
                    </wp:positionV>
                    <wp:extent cx="7148830" cy="1864360"/>
                    <wp:effectExtent l="0" t="0" r="13970" b="21590"/>
                    <wp:wrapNone/>
                    <wp:docPr id="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8830" cy="1864360"/>
                            </a:xfrm>
                            <a:prstGeom prst="rect">
                              <a:avLst/>
                            </a:prstGeom>
                            <a:solidFill>
                              <a:srgbClr val="870052"/>
                            </a:solidFill>
                            <a:ln w="9525">
                              <a:solidFill>
                                <a:srgbClr val="870052"/>
                              </a:solidFill>
                              <a:miter lim="800000"/>
                              <a:headEnd/>
                              <a:tailEnd/>
                            </a:ln>
                            <a:effectLst/>
                          </wps:spPr>
                          <wps:bodyPr wrap="none" anchor="ctr"/>
                        </wps:wsp>
                      </a:graphicData>
                    </a:graphic>
                    <wp14:sizeRelH relativeFrom="margin">
                      <wp14:pctWidth>0</wp14:pctWidth>
                    </wp14:sizeRelH>
                    <wp14:sizeRelV relativeFrom="margin">
                      <wp14:pctHeight>0</wp14:pctHeight>
                    </wp14:sizeRelV>
                  </wp:anchor>
                </w:drawing>
              </mc:Choice>
              <mc:Fallback>
                <w:pict>
                  <v:rect w14:anchorId="31372F42" id="Rectangle 9" o:spid="_x0000_s1026" style="position:absolute;margin-left:0;margin-top:613.6pt;width:562.9pt;height:146.8pt;z-index:25167564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" fillcolor="#870052" strokecolor="#870052">
                    <w10:wrap anchorx="margin"/>
                  </v:rect>
                </w:pict>
              </mc:Fallback>
            </mc:AlternateContent>
          </w:r>
          <w:r w:rsidR="007B718F" w:rsidRPr="00432360">
            <w:rPr>
              <w:noProof/>
              <w:lang w:val="en-GB"/>
            </w:rPr>
            <w:drawing>
              <wp:inline distT="0" distB="0" distL="0" distR="0" wp14:anchorId="12B83724" wp14:editId="29397608">
                <wp:extent cx="5761355" cy="28975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1355" cy="2897505"/>
                        </a:xfrm>
                        <a:prstGeom prst="rect">
                          <a:avLst/>
                        </a:prstGeom>
                      </pic:spPr>
                    </pic:pic>
                  </a:graphicData>
                </a:graphic>
              </wp:inline>
            </w:drawing>
          </w:r>
          <w:r w:rsidR="00CA3187" w:rsidRPr="00432360">
            <w:rPr>
              <w:noProof/>
              <w:lang w:val="en-GB"/>
            </w:rPr>
            <mc:AlternateContent>
              <mc:Choice Requires="wps">
                <w:drawing>
                  <wp:anchor distT="0" distB="0" distL="114300" distR="114300" simplePos="0" relativeHeight="251668480" behindDoc="0" locked="0" layoutInCell="1" allowOverlap="1" wp14:anchorId="482B6D1A" wp14:editId="1FECEB2D">
                    <wp:simplePos x="0" y="0"/>
                    <wp:positionH relativeFrom="column">
                      <wp:posOffset>783590</wp:posOffset>
                    </wp:positionH>
                    <wp:positionV relativeFrom="paragraph">
                      <wp:posOffset>3290570</wp:posOffset>
                    </wp:positionV>
                    <wp:extent cx="5615940" cy="29628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5940" cy="2962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638E6C" w14:textId="5AD26CE0" w:rsidR="009E76C2" w:rsidRDefault="009E76C2" w:rsidP="00D6692B">
                                <w:pPr>
                                  <w:spacing w:line="240" w:lineRule="auto"/>
                                  <w:jc w:val="center"/>
                                  <w:rPr>
                                    <w:rFonts w:eastAsia="Times New Roman"/>
                                    <w:b/>
                                    <w:color w:val="870052"/>
                                    <w:spacing w:val="-2"/>
                                    <w:sz w:val="48"/>
                                    <w:szCs w:val="48"/>
                                    <w:lang w:val="en-US"/>
                                  </w:rPr>
                                </w:pPr>
                                <w:r w:rsidRPr="009E76C2">
                                  <w:rPr>
                                    <w:rFonts w:eastAsia="Times New Roman"/>
                                    <w:b/>
                                    <w:color w:val="870052"/>
                                    <w:spacing w:val="-2"/>
                                    <w:sz w:val="48"/>
                                    <w:szCs w:val="48"/>
                                    <w:lang w:val="en-US"/>
                                  </w:rPr>
                                  <w:t>Opportunities for improvement in the care of adult patients with traumatic brain injury</w:t>
                                </w:r>
                                <w:r w:rsidR="001E71B8">
                                  <w:rPr>
                                    <w:rFonts w:eastAsia="Times New Roman"/>
                                    <w:b/>
                                    <w:color w:val="870052"/>
                                    <w:spacing w:val="-2"/>
                                    <w:sz w:val="48"/>
                                    <w:szCs w:val="48"/>
                                    <w:lang w:val="en-US"/>
                                  </w:rPr>
                                  <w:t xml:space="preserve"> </w:t>
                                </w:r>
                              </w:p>
                              <w:p w14:paraId="206C6F66" w14:textId="77777777" w:rsidR="00FD7FA8" w:rsidRDefault="00FD7FA8" w:rsidP="00FD7FA8">
                                <w:pPr>
                                  <w:spacing w:after="0" w:line="240" w:lineRule="auto"/>
                                  <w:jc w:val="center"/>
                                  <w:rPr>
                                    <w:i/>
                                    <w:color w:val="870052"/>
                                    <w:sz w:val="32"/>
                                    <w:szCs w:val="32"/>
                                    <w:lang w:val="en-US"/>
                                  </w:rPr>
                                </w:pPr>
                              </w:p>
                              <w:p w14:paraId="00613A6D" w14:textId="77777777" w:rsidR="00DF620A" w:rsidRPr="002B5DB9" w:rsidRDefault="00DF620A" w:rsidP="00FD7FA8">
                                <w:pPr>
                                  <w:spacing w:after="0" w:line="240" w:lineRule="auto"/>
                                  <w:jc w:val="center"/>
                                  <w:rPr>
                                    <w:rFonts w:eastAsia="Calibri"/>
                                    <w:b/>
                                    <w:lang w:val="en-US"/>
                                  </w:rPr>
                                </w:pPr>
                              </w:p>
                              <w:p w14:paraId="7AFA567F" w14:textId="17CD5C43" w:rsidR="00FD7FA8" w:rsidRPr="002B5DB9" w:rsidRDefault="002B5DB9" w:rsidP="00FD7FA8">
                                <w:pPr>
                                  <w:spacing w:after="0" w:line="240" w:lineRule="auto"/>
                                  <w:jc w:val="center"/>
                                  <w:rPr>
                                    <w:rFonts w:eastAsia="Calibri"/>
                                    <w:lang w:val="en-US"/>
                                  </w:rPr>
                                </w:pPr>
                                <w:r w:rsidRPr="002B5DB9">
                                  <w:rPr>
                                    <w:lang w:val="en-US"/>
                                  </w:rPr>
                                  <w:t xml:space="preserve">Seminar </w:t>
                                </w:r>
                                <w:r w:rsidR="003A6821" w:rsidRPr="002B5DB9">
                                  <w:rPr>
                                    <w:lang w:val="en-US"/>
                                  </w:rPr>
                                  <w:t>version</w:t>
                                </w:r>
                              </w:p>
                              <w:p w14:paraId="70D53A0C" w14:textId="4C24A44B" w:rsidR="00FD7FA8" w:rsidRPr="002B5DB9" w:rsidRDefault="002B5DB9" w:rsidP="00FD7FA8">
                                <w:pPr>
                                  <w:spacing w:after="0" w:line="240" w:lineRule="auto"/>
                                  <w:jc w:val="center"/>
                                  <w:rPr>
                                    <w:rFonts w:eastAsia="Calibri"/>
                                    <w:b/>
                                    <w:lang w:val="en-US"/>
                                  </w:rPr>
                                </w:pPr>
                                <w:r w:rsidRPr="002B5DB9">
                                  <w:rPr>
                                    <w:b/>
                                    <w:lang w:val="en-US"/>
                                  </w:rPr>
                                  <w:t>Author:</w:t>
                                </w:r>
                                <w:r w:rsidRPr="002B5DB9">
                                  <w:rPr>
                                    <w:rFonts w:ascii="Calibri" w:eastAsia="Calibri" w:hAnsi="Calibri"/>
                                    <w:lang w:val="en-US"/>
                                  </w:rPr>
                                  <w:t xml:space="preserve"> </w:t>
                                </w:r>
                                <w:r w:rsidR="004823BD">
                                  <w:rPr>
                                    <w:rFonts w:eastAsia="Calibri"/>
                                    <w:b/>
                                  </w:rPr>
                                  <w:t>Vivek Kanwar</w:t>
                                </w:r>
                              </w:p>
                              <w:p w14:paraId="3F20DE90" w14:textId="77777777" w:rsidR="00FD7FA8" w:rsidRPr="002B5DB9" w:rsidRDefault="00FD7FA8" w:rsidP="00FD7FA8">
                                <w:pPr>
                                  <w:spacing w:after="0" w:line="240" w:lineRule="auto"/>
                                  <w:jc w:val="center"/>
                                  <w:rPr>
                                    <w:rFonts w:eastAsia="Calibri"/>
                                    <w:b/>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B6D1A" id="Text Box 5" o:spid="_x0000_s1027" type="#_x0000_t202" style="position:absolute;margin-left:61.7pt;margin-top:259.1pt;width:442.2pt;height:233.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" fillcolor="white [3201]" stroked="f" strokeweight=".5pt">
                    <v:textbox>
                      <w:txbxContent>
                        <w:p w14:paraId="4B638E6C" w14:textId="5AD26CE0" w:rsidR="009E76C2" w:rsidRDefault="009E76C2" w:rsidP="00D6692B">
                          <w:pPr>
                            <w:spacing w:line="240" w:lineRule="auto"/>
                            <w:jc w:val="center"/>
                            <w:rPr>
                              <w:rFonts w:eastAsia="Times New Roman"/>
                              <w:b/>
                              <w:color w:val="870052"/>
                              <w:spacing w:val="-2"/>
                              <w:sz w:val="48"/>
                              <w:szCs w:val="48"/>
                              <w:lang w:val="en-US"/>
                            </w:rPr>
                          </w:pPr>
                          <w:r w:rsidRPr="009E76C2">
                            <w:rPr>
                              <w:rFonts w:eastAsia="Times New Roman"/>
                              <w:b/>
                              <w:color w:val="870052"/>
                              <w:spacing w:val="-2"/>
                              <w:sz w:val="48"/>
                              <w:szCs w:val="48"/>
                              <w:lang w:val="en-US"/>
                            </w:rPr>
                            <w:t>Opportunities for improvement in the care of adult patients with traumatic brain injury</w:t>
                          </w:r>
                          <w:r w:rsidR="001E71B8">
                            <w:rPr>
                              <w:rFonts w:eastAsia="Times New Roman"/>
                              <w:b/>
                              <w:color w:val="870052"/>
                              <w:spacing w:val="-2"/>
                              <w:sz w:val="48"/>
                              <w:szCs w:val="48"/>
                              <w:lang w:val="en-US"/>
                            </w:rPr>
                            <w:t xml:space="preserve"> </w:t>
                          </w:r>
                        </w:p>
                        <w:p w14:paraId="206C6F66" w14:textId="77777777" w:rsidR="00FD7FA8" w:rsidRDefault="00FD7FA8" w:rsidP="00FD7FA8">
                          <w:pPr>
                            <w:spacing w:after="0" w:line="240" w:lineRule="auto"/>
                            <w:jc w:val="center"/>
                            <w:rPr>
                              <w:i/>
                              <w:color w:val="870052"/>
                              <w:sz w:val="32"/>
                              <w:szCs w:val="32"/>
                              <w:lang w:val="en-US"/>
                            </w:rPr>
                          </w:pPr>
                        </w:p>
                        <w:p w14:paraId="00613A6D" w14:textId="77777777" w:rsidR="00DF620A" w:rsidRPr="002B5DB9" w:rsidRDefault="00DF620A" w:rsidP="00FD7FA8">
                          <w:pPr>
                            <w:spacing w:after="0" w:line="240" w:lineRule="auto"/>
                            <w:jc w:val="center"/>
                            <w:rPr>
                              <w:rFonts w:eastAsia="Calibri"/>
                              <w:b/>
                              <w:lang w:val="en-US"/>
                            </w:rPr>
                          </w:pPr>
                        </w:p>
                        <w:p w14:paraId="7AFA567F" w14:textId="17CD5C43" w:rsidR="00FD7FA8" w:rsidRPr="002B5DB9" w:rsidRDefault="002B5DB9" w:rsidP="00FD7FA8">
                          <w:pPr>
                            <w:spacing w:after="0" w:line="240" w:lineRule="auto"/>
                            <w:jc w:val="center"/>
                            <w:rPr>
                              <w:rFonts w:eastAsia="Calibri"/>
                              <w:lang w:val="en-US"/>
                            </w:rPr>
                          </w:pPr>
                          <w:r w:rsidRPr="002B5DB9">
                            <w:rPr>
                              <w:lang w:val="en-US"/>
                            </w:rPr>
                            <w:t xml:space="preserve">Seminar </w:t>
                          </w:r>
                          <w:r w:rsidR="003A6821" w:rsidRPr="002B5DB9">
                            <w:rPr>
                              <w:lang w:val="en-US"/>
                            </w:rPr>
                            <w:t>version</w:t>
                          </w:r>
                        </w:p>
                        <w:p w14:paraId="70D53A0C" w14:textId="4C24A44B" w:rsidR="00FD7FA8" w:rsidRPr="002B5DB9" w:rsidRDefault="002B5DB9" w:rsidP="00FD7FA8">
                          <w:pPr>
                            <w:spacing w:after="0" w:line="240" w:lineRule="auto"/>
                            <w:jc w:val="center"/>
                            <w:rPr>
                              <w:rFonts w:eastAsia="Calibri"/>
                              <w:b/>
                              <w:lang w:val="en-US"/>
                            </w:rPr>
                          </w:pPr>
                          <w:r w:rsidRPr="002B5DB9">
                            <w:rPr>
                              <w:b/>
                              <w:lang w:val="en-US"/>
                            </w:rPr>
                            <w:t>Author:</w:t>
                          </w:r>
                          <w:r w:rsidRPr="002B5DB9">
                            <w:rPr>
                              <w:rFonts w:ascii="Calibri" w:eastAsia="Calibri" w:hAnsi="Calibri"/>
                              <w:lang w:val="en-US"/>
                            </w:rPr>
                            <w:t xml:space="preserve"> </w:t>
                          </w:r>
                          <w:r w:rsidR="004823BD">
                            <w:rPr>
                              <w:rFonts w:eastAsia="Calibri"/>
                              <w:b/>
                            </w:rPr>
                            <w:t>Vivek Kanwar</w:t>
                          </w:r>
                        </w:p>
                        <w:p w14:paraId="3F20DE90" w14:textId="77777777" w:rsidR="00FD7FA8" w:rsidRPr="002B5DB9" w:rsidRDefault="00FD7FA8" w:rsidP="00FD7FA8">
                          <w:pPr>
                            <w:spacing w:after="0" w:line="240" w:lineRule="auto"/>
                            <w:jc w:val="center"/>
                            <w:rPr>
                              <w:rFonts w:eastAsia="Calibri"/>
                              <w:b/>
                              <w:lang w:val="en-US"/>
                            </w:rPr>
                          </w:pPr>
                        </w:p>
                      </w:txbxContent>
                    </v:textbox>
                  </v:shape>
                </w:pict>
              </mc:Fallback>
            </mc:AlternateContent>
          </w:r>
          <w:r w:rsidR="006E2E87" w:rsidRPr="00432360">
            <w:rPr>
              <w:noProof/>
              <w:lang w:val="en-GB"/>
            </w:rPr>
            <mc:AlternateContent>
              <mc:Choice Requires="wps">
                <w:drawing>
                  <wp:anchor distT="0" distB="0" distL="114300" distR="114300" simplePos="0" relativeHeight="251671552" behindDoc="0" locked="0" layoutInCell="1" allowOverlap="1" wp14:anchorId="7B859E41" wp14:editId="1C173729">
                    <wp:simplePos x="0" y="0"/>
                    <wp:positionH relativeFrom="column">
                      <wp:posOffset>814070</wp:posOffset>
                    </wp:positionH>
                    <wp:positionV relativeFrom="paragraph">
                      <wp:posOffset>774065</wp:posOffset>
                    </wp:positionV>
                    <wp:extent cx="5544820" cy="1249680"/>
                    <wp:effectExtent l="0" t="0" r="0" b="7620"/>
                    <wp:wrapNone/>
                    <wp:docPr id="3" name="Textruta 3"/>
                    <wp:cNvGraphicFramePr/>
                    <a:graphic xmlns:a="http://schemas.openxmlformats.org/drawingml/2006/main">
                      <a:graphicData uri="http://schemas.microsoft.com/office/word/2010/wordprocessingShape">
                        <wps:wsp>
                          <wps:cNvSpPr txBox="1"/>
                          <wps:spPr>
                            <a:xfrm>
                              <a:off x="0" y="0"/>
                              <a:ext cx="5544820" cy="1249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BC0A18" w14:textId="3E551AAE" w:rsidR="002B5DB9" w:rsidRPr="002B5DB9" w:rsidRDefault="002B5DB9" w:rsidP="002B5DB9">
                                <w:pPr>
                                  <w:spacing w:line="240" w:lineRule="auto"/>
                                  <w:rPr>
                                    <w:lang w:val="en-US"/>
                                  </w:rPr>
                                </w:pPr>
                                <w:r w:rsidRPr="002B5DB9">
                                  <w:rPr>
                                    <w:lang w:val="en-US"/>
                                  </w:rPr>
                                  <w:t>Department</w:t>
                                </w:r>
                                <w:r w:rsidR="0008338E">
                                  <w:rPr>
                                    <w:lang w:val="en-US"/>
                                  </w:rPr>
                                  <w:t xml:space="preserve">: </w:t>
                                </w:r>
                                <w:r w:rsidR="00EC1F6C" w:rsidRPr="00EC1F6C">
                                  <w:rPr>
                                    <w:lang w:val="en-US"/>
                                  </w:rPr>
                                  <w:t>Department of Global Public Health (GPH)</w:t>
                                </w:r>
                                <w:r>
                                  <w:rPr>
                                    <w:rFonts w:eastAsia="Calibri"/>
                                  </w:rPr>
                                  <w:fldChar w:fldCharType="begin"/>
                                </w:r>
                                <w:r w:rsidRPr="002B5DB9">
                                  <w:rPr>
                                    <w:rFonts w:eastAsia="Calibri"/>
                                    <w:lang w:val="en-US"/>
                                  </w:rPr>
                                  <w:instrText xml:space="preserve"> AUTOTEXTLIST    \* MERGEFORMAT </w:instrText>
                                </w:r>
                                <w:r>
                                  <w:rPr>
                                    <w:rFonts w:eastAsia="Calibri"/>
                                  </w:rPr>
                                  <w:fldChar w:fldCharType="separate"/>
                                </w:r>
                                <w:r>
                                  <w:rPr>
                                    <w:rFonts w:eastAsia="Calibri"/>
                                  </w:rPr>
                                  <w:fldChar w:fldCharType="begin"/>
                                </w:r>
                                <w:r w:rsidRPr="002B5DB9">
                                  <w:rPr>
                                    <w:rFonts w:eastAsia="Calibri"/>
                                    <w:lang w:val="en-US"/>
                                  </w:rPr>
                                  <w:instrText xml:space="preserve"> AUTOTEXTLIST    \* MERGEFORMAT </w:instrText>
                                </w:r>
                                <w:r>
                                  <w:rPr>
                                    <w:rFonts w:eastAsia="Calibri"/>
                                  </w:rPr>
                                  <w:fldChar w:fldCharType="separate"/>
                                </w:r>
                                <w:r>
                                  <w:rPr>
                                    <w:rFonts w:eastAsia="Calibri"/>
                                  </w:rPr>
                                  <w:fldChar w:fldCharType="begin"/>
                                </w:r>
                                <w:r w:rsidRPr="002B5DB9">
                                  <w:rPr>
                                    <w:rFonts w:eastAsia="Calibri"/>
                                    <w:lang w:val="en-US"/>
                                  </w:rPr>
                                  <w:instrText xml:space="preserve"> FILLIN  "(namnet på den institution där arbetet har utförts)"  \* MERGEFORMAT </w:instrText>
                                </w:r>
                                <w:r>
                                  <w:rPr>
                                    <w:rFonts w:eastAsia="Calibri"/>
                                  </w:rPr>
                                  <w:fldChar w:fldCharType="end"/>
                                </w:r>
                                <w:r>
                                  <w:rPr>
                                    <w:rFonts w:eastAsia="Calibri"/>
                                  </w:rPr>
                                  <w:fldChar w:fldCharType="end"/>
                                </w:r>
                                <w:r>
                                  <w:rPr>
                                    <w:rFonts w:eastAsia="Calibri"/>
                                  </w:rPr>
                                  <w:fldChar w:fldCharType="end"/>
                                </w:r>
                                <w:r w:rsidRPr="002B5DB9">
                                  <w:rPr>
                                    <w:lang w:val="en-US"/>
                                  </w:rPr>
                                  <w:br/>
                                </w:r>
                                <w:r w:rsidR="00574433" w:rsidRPr="008B3E55">
                                  <w:rPr>
                                    <w:rFonts w:eastAsia="Calibri"/>
                                    <w:lang w:val="en-GB"/>
                                  </w:rPr>
                                  <w:t>Vivek Kanwar</w:t>
                                </w:r>
                                <w:r w:rsidRPr="002B5DB9">
                                  <w:rPr>
                                    <w:lang w:val="en-US"/>
                                  </w:rPr>
                                  <w:br/>
                                  <w:t>Study Program in Medicine KI</w:t>
                                </w:r>
                                <w:r w:rsidRPr="002B5DB9">
                                  <w:rPr>
                                    <w:lang w:val="en-US"/>
                                  </w:rPr>
                                  <w:br/>
                                  <w:t>Degree project 30 credits</w:t>
                                </w:r>
                                <w:r w:rsidRPr="002B5DB9">
                                  <w:rPr>
                                    <w:lang w:val="en-US"/>
                                  </w:rPr>
                                  <w:br/>
                                </w:r>
                                <w:r w:rsidR="000344DF">
                                  <w:rPr>
                                    <w:lang w:val="en-US"/>
                                  </w:rPr>
                                  <w:t>Fall</w:t>
                                </w:r>
                                <w:r>
                                  <w:rPr>
                                    <w:lang w:val="en-US"/>
                                  </w:rPr>
                                  <w:t xml:space="preserve"> </w:t>
                                </w:r>
                                <w:r w:rsidRPr="002B5DB9">
                                  <w:rPr>
                                    <w:lang w:val="en-US"/>
                                  </w:rPr>
                                  <w:t>202</w:t>
                                </w:r>
                                <w:r w:rsidR="0052515F">
                                  <w:rPr>
                                    <w:lang w:val="en-US"/>
                                  </w:rPr>
                                  <w:t>5</w:t>
                                </w:r>
                              </w:p>
                              <w:p w14:paraId="08667BD0" w14:textId="4AE8957F" w:rsidR="006E2E87" w:rsidRPr="002B5DB9" w:rsidRDefault="006E2E87" w:rsidP="006E2E87">
                                <w:pPr>
                                  <w:spacing w:line="240" w:lineRule="auto"/>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859E41" id="_x0000_t202" coordsize="21600,21600" o:spt="202" path="m,l,21600r21600,l21600,xe">
                    <v:stroke joinstyle="miter"/>
                    <v:path gradientshapeok="t" o:connecttype="rect"/>
                  </v:shapetype>
                  <v:shape id="Textruta 3" o:spid="_x0000_s1028" type="#_x0000_t202" style="position:absolute;margin-left:64.1pt;margin-top:60.95pt;width:436.6pt;height:98.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" filled="f" stroked="f" strokeweight=".5pt">
                    <v:textbox>
                      <w:txbxContent>
                        <w:p w14:paraId="57BC0A18" w14:textId="3E551AAE" w:rsidR="002B5DB9" w:rsidRPr="002B5DB9" w:rsidRDefault="002B5DB9" w:rsidP="002B5DB9">
                          <w:pPr>
                            <w:spacing w:line="240" w:lineRule="auto"/>
                            <w:rPr>
                              <w:lang w:val="en-US"/>
                            </w:rPr>
                          </w:pPr>
                          <w:r w:rsidRPr="002B5DB9">
                            <w:rPr>
                              <w:lang w:val="en-US"/>
                            </w:rPr>
                            <w:t>Department</w:t>
                          </w:r>
                          <w:r w:rsidR="0008338E">
                            <w:rPr>
                              <w:lang w:val="en-US"/>
                            </w:rPr>
                            <w:t xml:space="preserve">: </w:t>
                          </w:r>
                          <w:r w:rsidR="00EC1F6C" w:rsidRPr="00EC1F6C">
                            <w:rPr>
                              <w:lang w:val="en-US"/>
                            </w:rPr>
                            <w:t>Department of Global Public Health (GPH)</w:t>
                          </w:r>
                          <w:r>
                            <w:rPr>
                              <w:rFonts w:eastAsia="Calibri"/>
                            </w:rPr>
                            <w:fldChar w:fldCharType="begin"/>
                          </w:r>
                          <w:r w:rsidRPr="002B5DB9">
                            <w:rPr>
                              <w:rFonts w:eastAsia="Calibri"/>
                              <w:lang w:val="en-US"/>
                            </w:rPr>
                            <w:instrText xml:space="preserve"> AUTOTEXTLIST    \* MERGEFORMAT </w:instrText>
                          </w:r>
                          <w:r>
                            <w:rPr>
                              <w:rFonts w:eastAsia="Calibri"/>
                            </w:rPr>
                            <w:fldChar w:fldCharType="separate"/>
                          </w:r>
                          <w:r>
                            <w:rPr>
                              <w:rFonts w:eastAsia="Calibri"/>
                            </w:rPr>
                            <w:fldChar w:fldCharType="begin"/>
                          </w:r>
                          <w:r w:rsidRPr="002B5DB9">
                            <w:rPr>
                              <w:rFonts w:eastAsia="Calibri"/>
                              <w:lang w:val="en-US"/>
                            </w:rPr>
                            <w:instrText xml:space="preserve"> AUTOTEXTLIST    \* MERGEFORMAT </w:instrText>
                          </w:r>
                          <w:r>
                            <w:rPr>
                              <w:rFonts w:eastAsia="Calibri"/>
                            </w:rPr>
                            <w:fldChar w:fldCharType="separate"/>
                          </w:r>
                          <w:r>
                            <w:rPr>
                              <w:rFonts w:eastAsia="Calibri"/>
                            </w:rPr>
                            <w:fldChar w:fldCharType="begin"/>
                          </w:r>
                          <w:r w:rsidRPr="002B5DB9">
                            <w:rPr>
                              <w:rFonts w:eastAsia="Calibri"/>
                              <w:lang w:val="en-US"/>
                            </w:rPr>
                            <w:instrText xml:space="preserve"> FILLIN  "(namnet på den institution där arbetet har utförts)"  \* MERGEFORMAT </w:instrText>
                          </w:r>
                          <w:r>
                            <w:rPr>
                              <w:rFonts w:eastAsia="Calibri"/>
                            </w:rPr>
                            <w:fldChar w:fldCharType="end"/>
                          </w:r>
                          <w:r>
                            <w:rPr>
                              <w:rFonts w:eastAsia="Calibri"/>
                            </w:rPr>
                            <w:fldChar w:fldCharType="end"/>
                          </w:r>
                          <w:r>
                            <w:rPr>
                              <w:rFonts w:eastAsia="Calibri"/>
                            </w:rPr>
                            <w:fldChar w:fldCharType="end"/>
                          </w:r>
                          <w:r w:rsidRPr="002B5DB9">
                            <w:rPr>
                              <w:lang w:val="en-US"/>
                            </w:rPr>
                            <w:br/>
                          </w:r>
                          <w:r w:rsidR="00574433" w:rsidRPr="008B3E55">
                            <w:rPr>
                              <w:rFonts w:eastAsia="Calibri"/>
                              <w:lang w:val="en-GB"/>
                            </w:rPr>
                            <w:t>Vivek Kanwar</w:t>
                          </w:r>
                          <w:r w:rsidRPr="002B5DB9">
                            <w:rPr>
                              <w:lang w:val="en-US"/>
                            </w:rPr>
                            <w:br/>
                            <w:t>Study Program in Medicine KI</w:t>
                          </w:r>
                          <w:r w:rsidRPr="002B5DB9">
                            <w:rPr>
                              <w:lang w:val="en-US"/>
                            </w:rPr>
                            <w:br/>
                            <w:t>Degree project 30 credits</w:t>
                          </w:r>
                          <w:r w:rsidRPr="002B5DB9">
                            <w:rPr>
                              <w:lang w:val="en-US"/>
                            </w:rPr>
                            <w:br/>
                          </w:r>
                          <w:r w:rsidR="000344DF">
                            <w:rPr>
                              <w:lang w:val="en-US"/>
                            </w:rPr>
                            <w:t>Fall</w:t>
                          </w:r>
                          <w:r>
                            <w:rPr>
                              <w:lang w:val="en-US"/>
                            </w:rPr>
                            <w:t xml:space="preserve"> </w:t>
                          </w:r>
                          <w:r w:rsidRPr="002B5DB9">
                            <w:rPr>
                              <w:lang w:val="en-US"/>
                            </w:rPr>
                            <w:t>202</w:t>
                          </w:r>
                          <w:r w:rsidR="0052515F">
                            <w:rPr>
                              <w:lang w:val="en-US"/>
                            </w:rPr>
                            <w:t>5</w:t>
                          </w:r>
                        </w:p>
                        <w:p w14:paraId="08667BD0" w14:textId="4AE8957F" w:rsidR="006E2E87" w:rsidRPr="002B5DB9" w:rsidRDefault="006E2E87" w:rsidP="006E2E87">
                          <w:pPr>
                            <w:spacing w:line="240" w:lineRule="auto"/>
                            <w:rPr>
                              <w:lang w:val="en-US"/>
                            </w:rPr>
                          </w:pPr>
                        </w:p>
                      </w:txbxContent>
                    </v:textbox>
                  </v:shape>
                </w:pict>
              </mc:Fallback>
            </mc:AlternateContent>
          </w:r>
          <w:r w:rsidR="005812A6" w:rsidRPr="00432360">
            <w:rPr>
              <w:color w:val="860051"/>
              <w:lang w:val="en-GB"/>
            </w:rPr>
            <w:br w:type="page"/>
          </w:r>
        </w:p>
        <w:p w14:paraId="2DA771D5" w14:textId="2DFAC632" w:rsidR="005812A6" w:rsidRPr="00432360" w:rsidRDefault="00EB3980">
          <w:pPr>
            <w:rPr>
              <w:color w:val="860051"/>
              <w:lang w:val="en-GB"/>
            </w:rPr>
          </w:pPr>
          <w:r w:rsidRPr="00432360">
            <w:rPr>
              <w:rFonts w:eastAsia="Times New Roman"/>
              <w:b/>
              <w:bCs/>
              <w:noProof/>
              <w:sz w:val="32"/>
              <w:szCs w:val="28"/>
              <w:lang w:val="en-GB"/>
            </w:rPr>
            <w:lastRenderedPageBreak/>
            <w:drawing>
              <wp:anchor distT="0" distB="0" distL="114300" distR="114300" simplePos="0" relativeHeight="251670528" behindDoc="0" locked="0" layoutInCell="1" allowOverlap="1" wp14:anchorId="3F512A45" wp14:editId="5503413A">
                <wp:simplePos x="0" y="0"/>
                <wp:positionH relativeFrom="column">
                  <wp:posOffset>3970129</wp:posOffset>
                </wp:positionH>
                <wp:positionV relativeFrom="paragraph">
                  <wp:posOffset>-854075</wp:posOffset>
                </wp:positionV>
                <wp:extent cx="2293620" cy="1146810"/>
                <wp:effectExtent l="0" t="0" r="0" b="0"/>
                <wp:wrapNone/>
                <wp:docPr id="1" name="Picture 10" descr="Description: C:\Users\krilei\AppData\Local\Microsoft\Windows\Temporary Internet Files\Content.IE5\VR7RAWXZ\KI-Logo_cmyk.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C:\Users\krilei\AppData\Local\Microsoft\Windows\Temporary Internet Files\Content.IE5\VR7RAWXZ\KI-Logo_cmyk.tif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3620" cy="1146810"/>
                        </a:xfrm>
                        <a:prstGeom prst="rect">
                          <a:avLst/>
                        </a:prstGeom>
                        <a:noFill/>
                      </pic:spPr>
                    </pic:pic>
                  </a:graphicData>
                </a:graphic>
              </wp:anchor>
            </w:drawing>
          </w:r>
        </w:p>
      </w:sdtContent>
    </w:sdt>
    <w:p w14:paraId="2474EEFC" w14:textId="087B931A" w:rsidR="00B2501B" w:rsidRPr="00B2501B" w:rsidRDefault="00B2501B" w:rsidP="00AC159C">
      <w:pPr>
        <w:spacing w:after="0" w:line="240" w:lineRule="auto"/>
        <w:jc w:val="both"/>
        <w:rPr>
          <w:rFonts w:eastAsia="Times New Roman"/>
          <w:b/>
          <w:iCs/>
          <w:sz w:val="22"/>
          <w:szCs w:val="22"/>
        </w:rPr>
      </w:pPr>
      <w:commentRangeStart w:id="0"/>
      <w:r w:rsidRPr="00B2501B">
        <w:rPr>
          <w:rFonts w:eastAsia="Times New Roman"/>
          <w:b/>
          <w:iCs/>
          <w:sz w:val="22"/>
          <w:szCs w:val="22"/>
        </w:rPr>
        <w:t xml:space="preserve">Förbättringsmöjligheter </w:t>
      </w:r>
      <w:commentRangeEnd w:id="0"/>
      <w:r w:rsidR="00224C09">
        <w:rPr>
          <w:rStyle w:val="CommentReference"/>
        </w:rPr>
        <w:commentReference w:id="0"/>
      </w:r>
      <w:r w:rsidRPr="00B2501B">
        <w:rPr>
          <w:rFonts w:eastAsia="Times New Roman"/>
          <w:b/>
          <w:iCs/>
          <w:sz w:val="22"/>
          <w:szCs w:val="22"/>
        </w:rPr>
        <w:t>i vården av vuxna patienter med traumatisk hjärnskada.</w:t>
      </w:r>
    </w:p>
    <w:p w14:paraId="5152AF32" w14:textId="35B59B86" w:rsidR="00B2501B" w:rsidRDefault="00AC159C" w:rsidP="00B2501B">
      <w:pPr>
        <w:spacing w:after="0" w:line="240" w:lineRule="auto"/>
        <w:jc w:val="both"/>
        <w:rPr>
          <w:rFonts w:eastAsia="Times New Roman"/>
          <w:iCs/>
          <w:sz w:val="22"/>
          <w:szCs w:val="22"/>
        </w:rPr>
      </w:pPr>
      <w:r w:rsidRPr="00B2501B">
        <w:rPr>
          <w:rFonts w:eastAsia="Times New Roman"/>
          <w:i/>
          <w:iCs/>
          <w:sz w:val="22"/>
          <w:szCs w:val="22"/>
        </w:rPr>
        <w:t>Bakgrund:</w:t>
      </w:r>
      <w:r w:rsidRPr="00B2501B">
        <w:rPr>
          <w:rFonts w:eastAsia="Times New Roman"/>
          <w:iCs/>
          <w:sz w:val="22"/>
          <w:szCs w:val="22"/>
        </w:rPr>
        <w:t xml:space="preserve"> </w:t>
      </w:r>
      <w:r w:rsidR="000240AB">
        <w:rPr>
          <w:rFonts w:eastAsia="Times New Roman"/>
          <w:iCs/>
          <w:sz w:val="22"/>
          <w:szCs w:val="22"/>
        </w:rPr>
        <w:t>Traumatisk hjärnskada (TBI) är en ledande orsak till död och funktionsnedsättning e</w:t>
      </w:r>
      <w:r w:rsidR="00224C09">
        <w:rPr>
          <w:rFonts w:eastAsia="Times New Roman"/>
          <w:iCs/>
          <w:sz w:val="22"/>
          <w:szCs w:val="22"/>
        </w:rPr>
        <w:t>f</w:t>
      </w:r>
      <w:r w:rsidR="000240AB">
        <w:rPr>
          <w:rFonts w:eastAsia="Times New Roman"/>
          <w:iCs/>
          <w:sz w:val="22"/>
          <w:szCs w:val="22"/>
        </w:rPr>
        <w:t xml:space="preserve">ter trauma. Traumakvalitetsprogram använder i allt större utsträckning </w:t>
      </w:r>
      <w:r w:rsidR="000240AB" w:rsidRPr="000240AB">
        <w:rPr>
          <w:rFonts w:eastAsia="Times New Roman"/>
          <w:iCs/>
          <w:sz w:val="22"/>
          <w:szCs w:val="22"/>
        </w:rPr>
        <w:t>”</w:t>
      </w:r>
      <w:proofErr w:type="spellStart"/>
      <w:r w:rsidR="000240AB" w:rsidRPr="000240AB">
        <w:rPr>
          <w:rFonts w:eastAsia="Times New Roman"/>
          <w:iCs/>
          <w:sz w:val="22"/>
          <w:szCs w:val="22"/>
        </w:rPr>
        <w:t>opportunities</w:t>
      </w:r>
      <w:proofErr w:type="spellEnd"/>
      <w:r w:rsidR="000240AB" w:rsidRPr="000240AB">
        <w:rPr>
          <w:rFonts w:eastAsia="Times New Roman"/>
          <w:iCs/>
          <w:sz w:val="22"/>
          <w:szCs w:val="22"/>
        </w:rPr>
        <w:t xml:space="preserve"> for </w:t>
      </w:r>
      <w:proofErr w:type="spellStart"/>
      <w:r w:rsidR="000240AB" w:rsidRPr="000240AB">
        <w:rPr>
          <w:rFonts w:eastAsia="Times New Roman"/>
          <w:iCs/>
          <w:sz w:val="22"/>
          <w:szCs w:val="22"/>
        </w:rPr>
        <w:t>improvement</w:t>
      </w:r>
      <w:proofErr w:type="spellEnd"/>
      <w:r w:rsidR="000240AB" w:rsidRPr="000240AB">
        <w:rPr>
          <w:rFonts w:eastAsia="Times New Roman"/>
          <w:iCs/>
          <w:sz w:val="22"/>
          <w:szCs w:val="22"/>
        </w:rPr>
        <w:t>” (OFI)</w:t>
      </w:r>
      <w:r w:rsidR="00BF5059">
        <w:rPr>
          <w:rFonts w:eastAsia="Times New Roman"/>
          <w:iCs/>
          <w:sz w:val="22"/>
          <w:szCs w:val="22"/>
        </w:rPr>
        <w:t xml:space="preserve"> för att identifiera avvikelser från optimal vård, men OFI mönstren hos vuxna med TBI är ännu sparsamt beskrivet.</w:t>
      </w:r>
    </w:p>
    <w:p w14:paraId="3C258077" w14:textId="77777777" w:rsidR="00BF5059" w:rsidRDefault="00BF5059" w:rsidP="00B2501B">
      <w:pPr>
        <w:spacing w:after="0" w:line="240" w:lineRule="auto"/>
        <w:jc w:val="both"/>
        <w:rPr>
          <w:rFonts w:eastAsia="Times New Roman"/>
          <w:iCs/>
          <w:sz w:val="22"/>
          <w:szCs w:val="22"/>
        </w:rPr>
      </w:pPr>
    </w:p>
    <w:p w14:paraId="5F3ADF30" w14:textId="736F9909" w:rsidR="00B2501B" w:rsidRDefault="00AC159C" w:rsidP="00B2501B">
      <w:pPr>
        <w:spacing w:after="0" w:line="240" w:lineRule="auto"/>
        <w:jc w:val="both"/>
        <w:rPr>
          <w:rFonts w:eastAsia="Times New Roman"/>
          <w:iCs/>
          <w:sz w:val="22"/>
          <w:szCs w:val="22"/>
        </w:rPr>
      </w:pPr>
      <w:r w:rsidRPr="00B2501B">
        <w:rPr>
          <w:rFonts w:eastAsia="Times New Roman"/>
          <w:i/>
          <w:iCs/>
          <w:sz w:val="22"/>
          <w:szCs w:val="22"/>
        </w:rPr>
        <w:t>Syfte:</w:t>
      </w:r>
      <w:r w:rsidRPr="00B2501B">
        <w:rPr>
          <w:rFonts w:eastAsia="Times New Roman"/>
          <w:iCs/>
          <w:sz w:val="22"/>
          <w:szCs w:val="22"/>
        </w:rPr>
        <w:t xml:space="preserve"> Syftet med studien var att</w:t>
      </w:r>
      <w:r w:rsidR="00BF5059">
        <w:rPr>
          <w:rFonts w:eastAsia="Times New Roman"/>
          <w:iCs/>
          <w:sz w:val="22"/>
          <w:szCs w:val="22"/>
        </w:rPr>
        <w:t xml:space="preserve"> uppskatta hur ofta OFI förekommer i vården av vuxna TBI patienter, beskriva deras karakteristika och undersöka om patient- och processrelaterade faktorer är kopplade till OFI. </w:t>
      </w:r>
    </w:p>
    <w:p w14:paraId="47DA2E32" w14:textId="77777777" w:rsidR="00BF5059" w:rsidRDefault="00BF5059" w:rsidP="00B2501B">
      <w:pPr>
        <w:spacing w:after="0" w:line="240" w:lineRule="auto"/>
        <w:jc w:val="both"/>
        <w:rPr>
          <w:rFonts w:eastAsia="Times New Roman"/>
          <w:iCs/>
          <w:sz w:val="22"/>
          <w:szCs w:val="22"/>
        </w:rPr>
      </w:pPr>
    </w:p>
    <w:p w14:paraId="48F0D0E6" w14:textId="168FF13F" w:rsidR="00B2501B" w:rsidRDefault="00AC159C" w:rsidP="00B2501B">
      <w:pPr>
        <w:spacing w:after="0" w:line="240" w:lineRule="auto"/>
        <w:jc w:val="both"/>
        <w:rPr>
          <w:rFonts w:eastAsia="Times New Roman"/>
          <w:iCs/>
          <w:sz w:val="22"/>
          <w:szCs w:val="22"/>
        </w:rPr>
      </w:pPr>
      <w:r w:rsidRPr="00B2501B">
        <w:rPr>
          <w:rFonts w:eastAsia="Times New Roman"/>
          <w:i/>
          <w:iCs/>
          <w:sz w:val="22"/>
          <w:szCs w:val="22"/>
        </w:rPr>
        <w:t>Material och Metoder:</w:t>
      </w:r>
      <w:r w:rsidRPr="00B2501B">
        <w:rPr>
          <w:rFonts w:eastAsia="Times New Roman"/>
          <w:iCs/>
          <w:sz w:val="22"/>
          <w:szCs w:val="22"/>
        </w:rPr>
        <w:t xml:space="preserve"> </w:t>
      </w:r>
      <w:r w:rsidR="00BF5059">
        <w:rPr>
          <w:rFonts w:eastAsia="Times New Roman"/>
          <w:iCs/>
          <w:sz w:val="22"/>
          <w:szCs w:val="22"/>
        </w:rPr>
        <w:t>Detta var en retrospektiv</w:t>
      </w:r>
      <w:r w:rsidR="005005FE">
        <w:rPr>
          <w:rFonts w:eastAsia="Times New Roman"/>
          <w:iCs/>
          <w:sz w:val="22"/>
          <w:szCs w:val="22"/>
        </w:rPr>
        <w:t xml:space="preserve">, registerbaserad </w:t>
      </w:r>
      <w:proofErr w:type="spellStart"/>
      <w:r w:rsidR="005005FE">
        <w:rPr>
          <w:rFonts w:eastAsia="Times New Roman"/>
          <w:iCs/>
          <w:sz w:val="22"/>
          <w:szCs w:val="22"/>
        </w:rPr>
        <w:t>kohortsudie</w:t>
      </w:r>
      <w:proofErr w:type="spellEnd"/>
      <w:r w:rsidR="005005FE">
        <w:rPr>
          <w:rFonts w:eastAsia="Times New Roman"/>
          <w:iCs/>
          <w:sz w:val="22"/>
          <w:szCs w:val="22"/>
        </w:rPr>
        <w:t xml:space="preserve"> genom förd vid Nya karolinska sjukhuset i Solna, Sverige, </w:t>
      </w:r>
      <w:r w:rsidR="005005FE" w:rsidRPr="005005FE">
        <w:rPr>
          <w:rFonts w:eastAsia="Times New Roman"/>
          <w:iCs/>
          <w:sz w:val="22"/>
          <w:szCs w:val="22"/>
        </w:rPr>
        <w:t>där det lokala traumaregistret (2012–2023) kopplades till sjukhusets kvalitetsdatabas för traumavård.</w:t>
      </w:r>
      <w:r w:rsidR="005005FE">
        <w:rPr>
          <w:rFonts w:eastAsia="Times New Roman"/>
          <w:iCs/>
          <w:sz w:val="22"/>
          <w:szCs w:val="22"/>
        </w:rPr>
        <w:t xml:space="preserve"> </w:t>
      </w:r>
      <w:r w:rsidR="005005FE" w:rsidRPr="005005FE">
        <w:rPr>
          <w:rFonts w:eastAsia="Times New Roman"/>
          <w:iCs/>
          <w:sz w:val="22"/>
          <w:szCs w:val="22"/>
        </w:rPr>
        <w:t xml:space="preserve">Vuxna TBI-fall identifierades utifrån </w:t>
      </w:r>
      <w:proofErr w:type="spellStart"/>
      <w:r w:rsidR="005005FE" w:rsidRPr="005005FE">
        <w:rPr>
          <w:rFonts w:eastAsia="Times New Roman"/>
          <w:iCs/>
          <w:sz w:val="22"/>
          <w:szCs w:val="22"/>
        </w:rPr>
        <w:t>Abbreviated</w:t>
      </w:r>
      <w:proofErr w:type="spellEnd"/>
      <w:r w:rsidR="005005FE" w:rsidRPr="005005FE">
        <w:rPr>
          <w:rFonts w:eastAsia="Times New Roman"/>
          <w:iCs/>
          <w:sz w:val="22"/>
          <w:szCs w:val="22"/>
        </w:rPr>
        <w:t xml:space="preserve"> </w:t>
      </w:r>
      <w:proofErr w:type="spellStart"/>
      <w:r w:rsidR="005005FE" w:rsidRPr="005005FE">
        <w:rPr>
          <w:rFonts w:eastAsia="Times New Roman"/>
          <w:iCs/>
          <w:sz w:val="22"/>
          <w:szCs w:val="22"/>
        </w:rPr>
        <w:t>Injury</w:t>
      </w:r>
      <w:proofErr w:type="spellEnd"/>
      <w:r w:rsidR="005005FE" w:rsidRPr="005005FE">
        <w:rPr>
          <w:rFonts w:eastAsia="Times New Roman"/>
          <w:iCs/>
          <w:sz w:val="22"/>
          <w:szCs w:val="22"/>
        </w:rPr>
        <w:t xml:space="preserve"> </w:t>
      </w:r>
      <w:proofErr w:type="spellStart"/>
      <w:r w:rsidR="005005FE" w:rsidRPr="005005FE">
        <w:rPr>
          <w:rFonts w:eastAsia="Times New Roman"/>
          <w:iCs/>
          <w:sz w:val="22"/>
          <w:szCs w:val="22"/>
        </w:rPr>
        <w:t>Scale</w:t>
      </w:r>
      <w:proofErr w:type="spellEnd"/>
      <w:r w:rsidR="005005FE" w:rsidRPr="005005FE">
        <w:rPr>
          <w:rFonts w:eastAsia="Times New Roman"/>
          <w:iCs/>
          <w:sz w:val="22"/>
          <w:szCs w:val="22"/>
        </w:rPr>
        <w:t xml:space="preserve"> (AIS)</w:t>
      </w:r>
      <w:r w:rsidR="005005FE">
        <w:rPr>
          <w:rFonts w:eastAsia="Times New Roman"/>
          <w:iCs/>
          <w:sz w:val="22"/>
          <w:szCs w:val="22"/>
        </w:rPr>
        <w:t xml:space="preserve">. Utfallsmåttet var förekomst av minst en OFI, </w:t>
      </w:r>
      <w:proofErr w:type="spellStart"/>
      <w:r w:rsidR="005005FE" w:rsidRPr="005005FE">
        <w:rPr>
          <w:rFonts w:eastAsia="Times New Roman"/>
          <w:iCs/>
          <w:sz w:val="22"/>
          <w:szCs w:val="22"/>
        </w:rPr>
        <w:t>dikotomiserat</w:t>
      </w:r>
      <w:proofErr w:type="spellEnd"/>
      <w:r w:rsidR="005005FE" w:rsidRPr="005005FE">
        <w:rPr>
          <w:rFonts w:eastAsia="Times New Roman"/>
          <w:iCs/>
          <w:sz w:val="22"/>
          <w:szCs w:val="22"/>
        </w:rPr>
        <w:t xml:space="preserve"> till ja/nej efter en standardiserad multidisciplinär fallgranskning. </w:t>
      </w:r>
      <w:r w:rsidR="00224C09" w:rsidRPr="00224C09">
        <w:rPr>
          <w:rFonts w:eastAsia="Times New Roman"/>
          <w:iCs/>
          <w:sz w:val="22"/>
          <w:szCs w:val="22"/>
        </w:rPr>
        <w:t xml:space="preserve">Patient- och processvariabler </w:t>
      </w:r>
      <w:r w:rsidR="00224C09">
        <w:rPr>
          <w:rFonts w:eastAsia="Times New Roman"/>
          <w:iCs/>
          <w:sz w:val="22"/>
          <w:szCs w:val="22"/>
        </w:rPr>
        <w:t>användes</w:t>
      </w:r>
      <w:r w:rsidR="00224C09" w:rsidRPr="00224C09">
        <w:rPr>
          <w:rFonts w:eastAsia="Times New Roman"/>
          <w:iCs/>
          <w:sz w:val="22"/>
          <w:szCs w:val="22"/>
        </w:rPr>
        <w:t xml:space="preserve"> som </w:t>
      </w:r>
      <w:del w:id="1" w:author="Martin Gerdin Wärnberg" w:date="2025-12-03T22:08:00Z" w16du:dateUtc="2025-12-03T21:08:00Z">
        <w:r w:rsidR="00224C09" w:rsidRPr="00224C09" w:rsidDel="008B3E55">
          <w:rPr>
            <w:rFonts w:eastAsia="Times New Roman"/>
            <w:iCs/>
            <w:sz w:val="22"/>
            <w:szCs w:val="22"/>
          </w:rPr>
          <w:delText xml:space="preserve">prediktorer </w:delText>
        </w:r>
      </w:del>
      <w:ins w:id="2" w:author="Martin Gerdin Wärnberg" w:date="2025-12-03T22:08:00Z" w16du:dateUtc="2025-12-03T21:08:00Z">
        <w:r w:rsidR="008B3E55">
          <w:rPr>
            <w:rFonts w:eastAsia="Times New Roman"/>
            <w:iCs/>
            <w:sz w:val="22"/>
            <w:szCs w:val="22"/>
          </w:rPr>
          <w:t>oberoende variabler</w:t>
        </w:r>
        <w:r w:rsidR="008B3E55" w:rsidRPr="00224C09">
          <w:rPr>
            <w:rFonts w:eastAsia="Times New Roman"/>
            <w:iCs/>
            <w:sz w:val="22"/>
            <w:szCs w:val="22"/>
          </w:rPr>
          <w:t xml:space="preserve"> </w:t>
        </w:r>
      </w:ins>
      <w:r w:rsidR="00224C09" w:rsidRPr="00224C09">
        <w:rPr>
          <w:rFonts w:eastAsia="Times New Roman"/>
          <w:iCs/>
          <w:sz w:val="22"/>
          <w:szCs w:val="22"/>
        </w:rPr>
        <w:t xml:space="preserve">i </w:t>
      </w:r>
      <w:del w:id="3" w:author="Martin Gerdin Wärnberg" w:date="2025-12-03T22:08:00Z" w16du:dateUtc="2025-12-03T21:08:00Z">
        <w:r w:rsidR="00224C09" w:rsidRPr="00224C09" w:rsidDel="008B3E55">
          <w:rPr>
            <w:rFonts w:eastAsia="Times New Roman"/>
            <w:iCs/>
            <w:sz w:val="22"/>
            <w:szCs w:val="22"/>
          </w:rPr>
          <w:delText>complete-case-</w:delText>
        </w:r>
      </w:del>
      <w:r w:rsidR="00224C09" w:rsidRPr="00224C09">
        <w:rPr>
          <w:rFonts w:eastAsia="Times New Roman"/>
          <w:iCs/>
          <w:sz w:val="22"/>
          <w:szCs w:val="22"/>
        </w:rPr>
        <w:t>logistiska regressionsmodeller med OFI-status som utfallsvariabel, varifrån ojusterade och justerade OR med 95 % konfidensintervall beräknades</w:t>
      </w:r>
      <w:r w:rsidR="00224C09">
        <w:rPr>
          <w:rFonts w:eastAsia="Times New Roman"/>
          <w:iCs/>
          <w:sz w:val="22"/>
          <w:szCs w:val="22"/>
        </w:rPr>
        <w:t xml:space="preserve">. </w:t>
      </w:r>
    </w:p>
    <w:p w14:paraId="6C90B22A" w14:textId="77777777" w:rsidR="00BF5059" w:rsidRDefault="00BF5059" w:rsidP="00B2501B">
      <w:pPr>
        <w:spacing w:after="0" w:line="240" w:lineRule="auto"/>
        <w:jc w:val="both"/>
        <w:rPr>
          <w:rFonts w:eastAsia="Times New Roman"/>
          <w:iCs/>
          <w:sz w:val="22"/>
          <w:szCs w:val="22"/>
        </w:rPr>
      </w:pPr>
    </w:p>
    <w:p w14:paraId="48B95699" w14:textId="4CC73944" w:rsidR="00224C09" w:rsidRDefault="00AC159C" w:rsidP="00B2501B">
      <w:pPr>
        <w:spacing w:after="0" w:line="240" w:lineRule="auto"/>
        <w:jc w:val="both"/>
        <w:rPr>
          <w:rFonts w:eastAsia="Times New Roman"/>
          <w:iCs/>
          <w:sz w:val="22"/>
          <w:szCs w:val="22"/>
        </w:rPr>
      </w:pPr>
      <w:proofErr w:type="spellStart"/>
      <w:r w:rsidRPr="00B2501B">
        <w:rPr>
          <w:rFonts w:eastAsia="Times New Roman"/>
          <w:i/>
          <w:iCs/>
          <w:sz w:val="22"/>
          <w:szCs w:val="22"/>
        </w:rPr>
        <w:t>Resulta</w:t>
      </w:r>
      <w:proofErr w:type="spellEnd"/>
      <w:r w:rsidR="00B2501B">
        <w:rPr>
          <w:rFonts w:eastAsia="Times New Roman"/>
          <w:i/>
          <w:iCs/>
          <w:sz w:val="22"/>
          <w:szCs w:val="22"/>
        </w:rPr>
        <w:t>:</w:t>
      </w:r>
      <w:r w:rsidR="00224C09" w:rsidRPr="00224C09">
        <w:t xml:space="preserve"> </w:t>
      </w:r>
      <w:r w:rsidR="00224C09" w:rsidRPr="00224C09">
        <w:rPr>
          <w:rFonts w:eastAsia="Times New Roman"/>
          <w:iCs/>
          <w:sz w:val="22"/>
          <w:szCs w:val="22"/>
        </w:rPr>
        <w:t xml:space="preserve">OFI identifierades hos 7,7 % av TBI-patienterna. I de justerade analyserna var högre </w:t>
      </w:r>
      <w:proofErr w:type="spellStart"/>
      <w:r w:rsidR="00224C09" w:rsidRPr="00224C09">
        <w:rPr>
          <w:rFonts w:eastAsia="Times New Roman"/>
          <w:iCs/>
          <w:sz w:val="22"/>
          <w:szCs w:val="22"/>
        </w:rPr>
        <w:t>Injury</w:t>
      </w:r>
      <w:proofErr w:type="spellEnd"/>
      <w:r w:rsidR="00224C09" w:rsidRPr="00224C09">
        <w:rPr>
          <w:rFonts w:eastAsia="Times New Roman"/>
          <w:iCs/>
          <w:sz w:val="22"/>
          <w:szCs w:val="22"/>
        </w:rPr>
        <w:t xml:space="preserve"> </w:t>
      </w:r>
      <w:proofErr w:type="spellStart"/>
      <w:r w:rsidR="00224C09" w:rsidRPr="00224C09">
        <w:rPr>
          <w:rFonts w:eastAsia="Times New Roman"/>
          <w:iCs/>
          <w:sz w:val="22"/>
          <w:szCs w:val="22"/>
        </w:rPr>
        <w:t>Severity</w:t>
      </w:r>
      <w:proofErr w:type="spellEnd"/>
      <w:r w:rsidR="00224C09" w:rsidRPr="00224C09">
        <w:rPr>
          <w:rFonts w:eastAsia="Times New Roman"/>
          <w:iCs/>
          <w:sz w:val="22"/>
          <w:szCs w:val="22"/>
        </w:rPr>
        <w:t xml:space="preserve"> Score (ISS) (justerad OR 1,05 per poäng; 95 % KI 1,03–1,07)</w:t>
      </w:r>
      <w:r w:rsidR="00224C09">
        <w:rPr>
          <w:rFonts w:eastAsia="Times New Roman"/>
          <w:iCs/>
          <w:sz w:val="22"/>
          <w:szCs w:val="22"/>
        </w:rPr>
        <w:t xml:space="preserve">, </w:t>
      </w:r>
      <w:r w:rsidR="00224C09" w:rsidRPr="00224C09">
        <w:rPr>
          <w:rFonts w:eastAsia="Times New Roman"/>
          <w:iCs/>
          <w:sz w:val="22"/>
          <w:szCs w:val="22"/>
        </w:rPr>
        <w:t xml:space="preserve">högre </w:t>
      </w:r>
      <w:proofErr w:type="spellStart"/>
      <w:r w:rsidR="00224C09" w:rsidRPr="00224C09">
        <w:rPr>
          <w:rFonts w:eastAsia="Times New Roman"/>
          <w:iCs/>
          <w:sz w:val="22"/>
          <w:szCs w:val="22"/>
        </w:rPr>
        <w:t>Revised</w:t>
      </w:r>
      <w:proofErr w:type="spellEnd"/>
      <w:r w:rsidR="00224C09" w:rsidRPr="00224C09">
        <w:rPr>
          <w:rFonts w:eastAsia="Times New Roman"/>
          <w:iCs/>
          <w:sz w:val="22"/>
          <w:szCs w:val="22"/>
        </w:rPr>
        <w:t xml:space="preserve"> Trauma Score,</w:t>
      </w:r>
      <w:r w:rsidR="00224C09">
        <w:rPr>
          <w:rFonts w:eastAsia="Times New Roman"/>
          <w:iCs/>
          <w:sz w:val="22"/>
          <w:szCs w:val="22"/>
        </w:rPr>
        <w:t xml:space="preserve"> </w:t>
      </w:r>
      <w:r w:rsidR="00224C09" w:rsidRPr="00224C09">
        <w:rPr>
          <w:rFonts w:eastAsia="Times New Roman"/>
          <w:iCs/>
          <w:sz w:val="22"/>
          <w:szCs w:val="22"/>
        </w:rPr>
        <w:t>(justerad OR 1,32 per poäng; 95 % KI 1,03–1,72; p = 0,034)</w:t>
      </w:r>
      <w:r w:rsidR="00224C09">
        <w:rPr>
          <w:rFonts w:eastAsia="Times New Roman"/>
          <w:iCs/>
          <w:sz w:val="22"/>
          <w:szCs w:val="22"/>
        </w:rPr>
        <w:t>, i</w:t>
      </w:r>
      <w:r w:rsidR="00224C09" w:rsidRPr="00224C09">
        <w:rPr>
          <w:rFonts w:eastAsia="Times New Roman"/>
          <w:iCs/>
          <w:sz w:val="22"/>
          <w:szCs w:val="22"/>
        </w:rPr>
        <w:t>nläggning på intermediärvårdsavdelning (</w:t>
      </w:r>
      <w:proofErr w:type="spellStart"/>
      <w:r w:rsidR="00224C09" w:rsidRPr="00224C09">
        <w:rPr>
          <w:rFonts w:eastAsia="Times New Roman"/>
          <w:iCs/>
          <w:sz w:val="22"/>
          <w:szCs w:val="22"/>
        </w:rPr>
        <w:t>high-dependency</w:t>
      </w:r>
      <w:proofErr w:type="spellEnd"/>
      <w:r w:rsidR="00224C09" w:rsidRPr="00224C09">
        <w:rPr>
          <w:rFonts w:eastAsia="Times New Roman"/>
          <w:iCs/>
          <w:sz w:val="22"/>
          <w:szCs w:val="22"/>
        </w:rPr>
        <w:t xml:space="preserve"> </w:t>
      </w:r>
      <w:proofErr w:type="spellStart"/>
      <w:r w:rsidR="00224C09" w:rsidRPr="00224C09">
        <w:rPr>
          <w:rFonts w:eastAsia="Times New Roman"/>
          <w:iCs/>
          <w:sz w:val="22"/>
          <w:szCs w:val="22"/>
        </w:rPr>
        <w:t>unit</w:t>
      </w:r>
      <w:proofErr w:type="spellEnd"/>
      <w:r w:rsidR="00224C09" w:rsidRPr="00224C09">
        <w:rPr>
          <w:rFonts w:eastAsia="Times New Roman"/>
          <w:iCs/>
          <w:sz w:val="22"/>
          <w:szCs w:val="22"/>
        </w:rPr>
        <w:t xml:space="preserve">) (justerad OR 3,50; 95 % KI 1,30–11,13) samt längre vårdtid (justerad OR 1,02 per dygn; 95 % KI 1,00–1,04) oberoende förknippade med </w:t>
      </w:r>
      <w:r w:rsidR="00224C09">
        <w:rPr>
          <w:rFonts w:eastAsia="Times New Roman"/>
          <w:iCs/>
          <w:sz w:val="22"/>
          <w:szCs w:val="22"/>
        </w:rPr>
        <w:t xml:space="preserve">OFI. </w:t>
      </w:r>
    </w:p>
    <w:p w14:paraId="539F8990" w14:textId="77777777" w:rsidR="00224C09" w:rsidRDefault="00224C09" w:rsidP="00B2501B">
      <w:pPr>
        <w:spacing w:after="0" w:line="240" w:lineRule="auto"/>
        <w:jc w:val="both"/>
        <w:rPr>
          <w:rFonts w:eastAsia="Times New Roman"/>
          <w:iCs/>
          <w:sz w:val="22"/>
          <w:szCs w:val="22"/>
        </w:rPr>
      </w:pPr>
    </w:p>
    <w:p w14:paraId="04B20442" w14:textId="31B95A54" w:rsidR="00AC159C" w:rsidRPr="008B3E55" w:rsidRDefault="00AC159C" w:rsidP="00712D8E">
      <w:pPr>
        <w:spacing w:after="0" w:line="240" w:lineRule="auto"/>
        <w:rPr>
          <w:rFonts w:eastAsia="Times New Roman"/>
          <w:iCs/>
          <w:sz w:val="22"/>
          <w:szCs w:val="22"/>
          <w:rPrChange w:id="4" w:author="Martin Gerdin Wärnberg" w:date="2025-12-03T22:06:00Z" w16du:dateUtc="2025-12-03T21:06:00Z">
            <w:rPr>
              <w:rFonts w:eastAsia="Times New Roman"/>
              <w:iCs/>
              <w:sz w:val="22"/>
              <w:szCs w:val="22"/>
              <w:lang w:val="en-GB"/>
            </w:rPr>
          </w:rPrChange>
        </w:rPr>
      </w:pPr>
      <w:r w:rsidRPr="00B2501B">
        <w:rPr>
          <w:rFonts w:eastAsia="Times New Roman"/>
          <w:i/>
          <w:iCs/>
          <w:sz w:val="22"/>
          <w:szCs w:val="22"/>
        </w:rPr>
        <w:t>Slutsats:</w:t>
      </w:r>
      <w:r w:rsidRPr="00B2501B">
        <w:rPr>
          <w:rFonts w:eastAsia="Times New Roman"/>
          <w:iCs/>
          <w:sz w:val="22"/>
          <w:szCs w:val="22"/>
        </w:rPr>
        <w:t xml:space="preserve"> </w:t>
      </w:r>
      <w:r w:rsidR="00224C09" w:rsidRPr="00224C09">
        <w:rPr>
          <w:rFonts w:eastAsia="Times New Roman"/>
          <w:iCs/>
          <w:sz w:val="22"/>
          <w:szCs w:val="22"/>
        </w:rPr>
        <w:t xml:space="preserve">I denna kohort av vuxna patienter med TBI var </w:t>
      </w:r>
      <w:proofErr w:type="gramStart"/>
      <w:r w:rsidR="00224C09" w:rsidRPr="00224C09">
        <w:rPr>
          <w:rFonts w:eastAsia="Times New Roman"/>
          <w:iCs/>
          <w:sz w:val="22"/>
          <w:szCs w:val="22"/>
        </w:rPr>
        <w:t>OFI</w:t>
      </w:r>
      <w:r w:rsidR="00224C09">
        <w:rPr>
          <w:rFonts w:eastAsia="Times New Roman"/>
          <w:iCs/>
          <w:sz w:val="22"/>
          <w:szCs w:val="22"/>
        </w:rPr>
        <w:t>s</w:t>
      </w:r>
      <w:proofErr w:type="gramEnd"/>
      <w:r w:rsidR="00224C09">
        <w:rPr>
          <w:rFonts w:eastAsia="Times New Roman"/>
          <w:iCs/>
          <w:sz w:val="22"/>
          <w:szCs w:val="22"/>
        </w:rPr>
        <w:t xml:space="preserve"> </w:t>
      </w:r>
      <w:r w:rsidR="00224C09" w:rsidRPr="00224C09">
        <w:rPr>
          <w:rFonts w:eastAsia="Times New Roman"/>
          <w:iCs/>
          <w:sz w:val="22"/>
          <w:szCs w:val="22"/>
        </w:rPr>
        <w:t xml:space="preserve">relativt ovanliga, men sågs framför allt hos patienter med hög anatomisk skadebörda, till synes stabil fysiologi, vård på intermediär vårdnivå och längre </w:t>
      </w:r>
      <w:r w:rsidR="00224C09">
        <w:rPr>
          <w:rFonts w:eastAsia="Times New Roman"/>
          <w:iCs/>
          <w:sz w:val="22"/>
          <w:szCs w:val="22"/>
        </w:rPr>
        <w:t>inläggning</w:t>
      </w:r>
      <w:r w:rsidR="00224C09" w:rsidRPr="00224C09">
        <w:rPr>
          <w:rFonts w:eastAsia="Times New Roman"/>
          <w:iCs/>
          <w:sz w:val="22"/>
          <w:szCs w:val="22"/>
        </w:rPr>
        <w:t xml:space="preserve">. Sammantaget tyder resultaten på att traumakvalitetsarbete särskilt kan riktas mot TBI-patienter med komplexa vårdförlopp och mot dem som initialt framstår som fysiologiskt stabila trots </w:t>
      </w:r>
      <w:del w:id="5" w:author="Martin Gerdin Wärnberg" w:date="2025-12-03T22:07:00Z" w16du:dateUtc="2025-12-03T21:07:00Z">
        <w:r w:rsidR="00224C09" w:rsidRPr="00224C09" w:rsidDel="008B3E55">
          <w:rPr>
            <w:rFonts w:eastAsia="Times New Roman"/>
            <w:iCs/>
            <w:sz w:val="22"/>
            <w:szCs w:val="22"/>
          </w:rPr>
          <w:delText>betydande skadebörda</w:delText>
        </w:r>
      </w:del>
      <w:ins w:id="6" w:author="Martin Gerdin Wärnberg" w:date="2025-12-03T22:07:00Z" w16du:dateUtc="2025-12-03T21:07:00Z">
        <w:r w:rsidR="008B3E55">
          <w:rPr>
            <w:rFonts w:eastAsia="Times New Roman"/>
            <w:iCs/>
            <w:sz w:val="22"/>
            <w:szCs w:val="22"/>
          </w:rPr>
          <w:t>omfattande skador</w:t>
        </w:r>
      </w:ins>
      <w:r w:rsidR="00224C09" w:rsidRPr="00224C09">
        <w:rPr>
          <w:rFonts w:eastAsia="Times New Roman"/>
          <w:iCs/>
          <w:sz w:val="22"/>
          <w:szCs w:val="22"/>
        </w:rPr>
        <w:t>.</w:t>
      </w:r>
      <w:r w:rsidRPr="008B3E55">
        <w:rPr>
          <w:rFonts w:eastAsia="Times New Roman"/>
          <w:iCs/>
          <w:sz w:val="22"/>
          <w:szCs w:val="22"/>
          <w:rPrChange w:id="7" w:author="Martin Gerdin Wärnberg" w:date="2025-12-03T22:06:00Z" w16du:dateUtc="2025-12-03T21:06:00Z">
            <w:rPr>
              <w:rFonts w:eastAsia="Times New Roman"/>
              <w:iCs/>
              <w:sz w:val="22"/>
              <w:szCs w:val="22"/>
              <w:lang w:val="en-GB"/>
            </w:rPr>
          </w:rPrChange>
        </w:rPr>
        <w:br/>
      </w:r>
    </w:p>
    <w:p w14:paraId="791D32C3" w14:textId="2DD0A428" w:rsidR="00B2501B" w:rsidRDefault="00B2501B" w:rsidP="00AC159C">
      <w:pPr>
        <w:spacing w:after="0" w:line="240" w:lineRule="auto"/>
        <w:jc w:val="both"/>
        <w:rPr>
          <w:rFonts w:eastAsia="Times New Roman"/>
          <w:b/>
          <w:iCs/>
          <w:sz w:val="22"/>
          <w:szCs w:val="22"/>
          <w:lang w:val="en-GB"/>
        </w:rPr>
      </w:pPr>
      <w:commentRangeStart w:id="8"/>
      <w:r w:rsidRPr="00B2501B">
        <w:rPr>
          <w:rFonts w:eastAsia="Times New Roman"/>
          <w:b/>
          <w:iCs/>
          <w:sz w:val="22"/>
          <w:szCs w:val="22"/>
          <w:lang w:val="en-GB"/>
        </w:rPr>
        <w:t xml:space="preserve">Opportunities </w:t>
      </w:r>
      <w:commentRangeEnd w:id="8"/>
      <w:r w:rsidR="00224C09">
        <w:rPr>
          <w:rStyle w:val="CommentReference"/>
        </w:rPr>
        <w:commentReference w:id="8"/>
      </w:r>
      <w:r w:rsidRPr="00B2501B">
        <w:rPr>
          <w:rFonts w:eastAsia="Times New Roman"/>
          <w:b/>
          <w:iCs/>
          <w:sz w:val="22"/>
          <w:szCs w:val="22"/>
          <w:lang w:val="en-GB"/>
        </w:rPr>
        <w:t xml:space="preserve">for improvement in the care of adult patients with traumatic brain injury </w:t>
      </w:r>
    </w:p>
    <w:p w14:paraId="63C27E52" w14:textId="664BDE15" w:rsidR="00D82BD8" w:rsidRDefault="00AC159C" w:rsidP="00AC159C">
      <w:pPr>
        <w:spacing w:after="0" w:line="240" w:lineRule="auto"/>
        <w:jc w:val="both"/>
        <w:rPr>
          <w:rFonts w:eastAsia="Times New Roman"/>
          <w:iCs/>
          <w:sz w:val="22"/>
          <w:szCs w:val="22"/>
          <w:lang w:val="en-GB"/>
        </w:rPr>
      </w:pPr>
      <w:r w:rsidRPr="00432360">
        <w:rPr>
          <w:rFonts w:eastAsia="Times New Roman"/>
          <w:i/>
          <w:iCs/>
          <w:sz w:val="22"/>
          <w:szCs w:val="22"/>
          <w:lang w:val="en-GB"/>
        </w:rPr>
        <w:t>Introduction:</w:t>
      </w:r>
      <w:r w:rsidRPr="00432360">
        <w:rPr>
          <w:rFonts w:eastAsia="Times New Roman"/>
          <w:iCs/>
          <w:sz w:val="22"/>
          <w:szCs w:val="22"/>
          <w:lang w:val="en-GB"/>
        </w:rPr>
        <w:t xml:space="preserve"> </w:t>
      </w:r>
      <w:r w:rsidR="00E53157" w:rsidRPr="00E53157">
        <w:rPr>
          <w:rFonts w:eastAsia="Times New Roman"/>
          <w:iCs/>
          <w:sz w:val="22"/>
          <w:szCs w:val="22"/>
          <w:lang w:val="en-GB"/>
        </w:rPr>
        <w:t>Traumatic brain injury (TBI) is a major cause of death and disability after trauma. Trauma quality programmes increasingly use “opportunities for improvement” (OFI) to identify deviations from optimal care, but patterns of OFI in adult TBI are not well described.</w:t>
      </w:r>
    </w:p>
    <w:p w14:paraId="25DAF252" w14:textId="77777777" w:rsidR="005A653B" w:rsidRDefault="005A653B" w:rsidP="00AC159C">
      <w:pPr>
        <w:spacing w:after="0" w:line="240" w:lineRule="auto"/>
        <w:jc w:val="both"/>
        <w:rPr>
          <w:rFonts w:eastAsia="Times New Roman"/>
          <w:iCs/>
          <w:sz w:val="22"/>
          <w:szCs w:val="22"/>
          <w:lang w:val="en-GB"/>
        </w:rPr>
      </w:pPr>
    </w:p>
    <w:p w14:paraId="5E181512" w14:textId="5788A6F5" w:rsidR="00D82BD8" w:rsidRDefault="00AC159C" w:rsidP="00AC159C">
      <w:pPr>
        <w:spacing w:after="0" w:line="240" w:lineRule="auto"/>
        <w:jc w:val="both"/>
        <w:rPr>
          <w:rFonts w:eastAsia="Times New Roman"/>
          <w:iCs/>
          <w:sz w:val="22"/>
          <w:szCs w:val="22"/>
          <w:lang w:val="en-GB"/>
        </w:rPr>
      </w:pPr>
      <w:r w:rsidRPr="00432360">
        <w:rPr>
          <w:rFonts w:eastAsia="Times New Roman"/>
          <w:i/>
          <w:iCs/>
          <w:sz w:val="22"/>
          <w:szCs w:val="22"/>
          <w:lang w:val="en-GB"/>
        </w:rPr>
        <w:t>Aims:</w:t>
      </w:r>
      <w:r w:rsidRPr="00432360">
        <w:rPr>
          <w:rFonts w:eastAsia="Times New Roman"/>
          <w:iCs/>
          <w:sz w:val="22"/>
          <w:szCs w:val="22"/>
          <w:lang w:val="en-GB"/>
        </w:rPr>
        <w:t xml:space="preserve"> </w:t>
      </w:r>
      <w:commentRangeStart w:id="9"/>
      <w:r w:rsidR="005A653B">
        <w:rPr>
          <w:rFonts w:eastAsia="Times New Roman"/>
          <w:iCs/>
          <w:sz w:val="22"/>
          <w:szCs w:val="22"/>
          <w:lang w:val="en-GB"/>
        </w:rPr>
        <w:t>D</w:t>
      </w:r>
      <w:r w:rsidR="00E53157" w:rsidRPr="00E53157">
        <w:rPr>
          <w:rFonts w:eastAsia="Times New Roman"/>
          <w:iCs/>
          <w:sz w:val="22"/>
          <w:szCs w:val="22"/>
          <w:lang w:val="en-GB"/>
        </w:rPr>
        <w:t xml:space="preserve">etermine how often OFIs occur in the care of adult patients with TBI, describe their </w:t>
      </w:r>
      <w:r w:rsidR="00E53157">
        <w:rPr>
          <w:rFonts w:eastAsia="Times New Roman"/>
          <w:iCs/>
          <w:sz w:val="22"/>
          <w:szCs w:val="22"/>
          <w:lang w:val="en-GB"/>
        </w:rPr>
        <w:t xml:space="preserve">main </w:t>
      </w:r>
      <w:r w:rsidR="00E53157" w:rsidRPr="00E53157">
        <w:rPr>
          <w:rFonts w:eastAsia="Times New Roman"/>
          <w:iCs/>
          <w:sz w:val="22"/>
          <w:szCs w:val="22"/>
          <w:lang w:val="en-GB"/>
        </w:rPr>
        <w:t>characteristics, and examine whether patient- and process-related factors are associated with OFI</w:t>
      </w:r>
      <w:commentRangeEnd w:id="9"/>
      <w:r w:rsidR="008B3E55">
        <w:rPr>
          <w:rStyle w:val="CommentReference"/>
        </w:rPr>
        <w:commentReference w:id="9"/>
      </w:r>
    </w:p>
    <w:p w14:paraId="17BA85CE" w14:textId="77777777" w:rsidR="005A653B" w:rsidRDefault="005A653B" w:rsidP="00AC159C">
      <w:pPr>
        <w:spacing w:after="0" w:line="240" w:lineRule="auto"/>
        <w:jc w:val="both"/>
        <w:rPr>
          <w:rFonts w:eastAsia="Times New Roman"/>
          <w:iCs/>
          <w:sz w:val="22"/>
          <w:szCs w:val="22"/>
          <w:lang w:val="en-GB"/>
        </w:rPr>
      </w:pPr>
    </w:p>
    <w:p w14:paraId="02E8BDFB" w14:textId="1B731B2A" w:rsidR="005A653B" w:rsidRDefault="00AC159C" w:rsidP="00AC159C">
      <w:pPr>
        <w:spacing w:after="0" w:line="240" w:lineRule="auto"/>
        <w:jc w:val="both"/>
        <w:rPr>
          <w:rFonts w:eastAsia="Times New Roman"/>
          <w:iCs/>
          <w:sz w:val="22"/>
          <w:szCs w:val="22"/>
          <w:lang w:val="en-GB"/>
        </w:rPr>
      </w:pPr>
      <w:r w:rsidRPr="00432360">
        <w:rPr>
          <w:rFonts w:eastAsia="Times New Roman"/>
          <w:i/>
          <w:iCs/>
          <w:sz w:val="22"/>
          <w:szCs w:val="22"/>
          <w:lang w:val="en-GB"/>
        </w:rPr>
        <w:t>Material and Methods:</w:t>
      </w:r>
      <w:r w:rsidRPr="00432360">
        <w:rPr>
          <w:rFonts w:eastAsia="Times New Roman"/>
          <w:iCs/>
          <w:sz w:val="22"/>
          <w:szCs w:val="22"/>
          <w:lang w:val="en-GB"/>
        </w:rPr>
        <w:t xml:space="preserve"> </w:t>
      </w:r>
      <w:r w:rsidR="008249B1">
        <w:rPr>
          <w:rFonts w:eastAsia="Times New Roman"/>
          <w:iCs/>
          <w:sz w:val="22"/>
          <w:szCs w:val="22"/>
          <w:lang w:val="en-GB"/>
        </w:rPr>
        <w:t xml:space="preserve">A registry-based retrospective cohort study </w:t>
      </w:r>
      <w:r w:rsidR="00BF5059">
        <w:rPr>
          <w:rFonts w:eastAsia="Times New Roman"/>
          <w:iCs/>
          <w:sz w:val="22"/>
          <w:szCs w:val="22"/>
          <w:lang w:val="en-GB"/>
        </w:rPr>
        <w:t xml:space="preserve">at </w:t>
      </w:r>
      <w:r w:rsidR="00BF5059" w:rsidRPr="00BF5059">
        <w:rPr>
          <w:rFonts w:eastAsia="Times New Roman"/>
          <w:iCs/>
          <w:sz w:val="22"/>
          <w:szCs w:val="22"/>
          <w:lang w:val="en-GB"/>
        </w:rPr>
        <w:t>Karolinska University Hospital in Solna, Sweden,</w:t>
      </w:r>
      <w:r w:rsidR="00BF5059">
        <w:rPr>
          <w:rFonts w:eastAsia="Times New Roman"/>
          <w:iCs/>
          <w:sz w:val="22"/>
          <w:szCs w:val="22"/>
          <w:lang w:val="en-GB"/>
        </w:rPr>
        <w:t xml:space="preserve"> </w:t>
      </w:r>
      <w:r w:rsidR="008249B1">
        <w:rPr>
          <w:rFonts w:eastAsia="Times New Roman"/>
          <w:iCs/>
          <w:sz w:val="22"/>
          <w:szCs w:val="22"/>
          <w:lang w:val="en-GB"/>
        </w:rPr>
        <w:t xml:space="preserve">centre using the </w:t>
      </w:r>
      <w:r w:rsidR="008249B1" w:rsidRPr="008249B1">
        <w:rPr>
          <w:rFonts w:eastAsia="Times New Roman"/>
          <w:iCs/>
          <w:sz w:val="22"/>
          <w:szCs w:val="22"/>
          <w:lang w:val="en-GB"/>
        </w:rPr>
        <w:t>local trauma regis</w:t>
      </w:r>
      <w:r w:rsidR="008249B1">
        <w:rPr>
          <w:rFonts w:eastAsia="Times New Roman"/>
          <w:iCs/>
          <w:sz w:val="22"/>
          <w:szCs w:val="22"/>
          <w:lang w:val="en-GB"/>
        </w:rPr>
        <w:t>t</w:t>
      </w:r>
      <w:r w:rsidR="008249B1" w:rsidRPr="008249B1">
        <w:rPr>
          <w:rFonts w:eastAsia="Times New Roman"/>
          <w:iCs/>
          <w:sz w:val="22"/>
          <w:szCs w:val="22"/>
          <w:lang w:val="en-GB"/>
        </w:rPr>
        <w:t>ry (2012–2023) linked to the hospital’s trauma care quality database</w:t>
      </w:r>
      <w:r w:rsidR="008249B1">
        <w:rPr>
          <w:rFonts w:eastAsia="Times New Roman"/>
          <w:iCs/>
          <w:sz w:val="22"/>
          <w:szCs w:val="22"/>
          <w:lang w:val="en-GB"/>
        </w:rPr>
        <w:t xml:space="preserve"> was </w:t>
      </w:r>
      <w:del w:id="10" w:author="Martin Gerdin Wärnberg" w:date="2025-12-03T22:08:00Z" w16du:dateUtc="2025-12-03T21:08:00Z">
        <w:r w:rsidR="008249B1" w:rsidDel="008B3E55">
          <w:rPr>
            <w:rFonts w:eastAsia="Times New Roman"/>
            <w:iCs/>
            <w:sz w:val="22"/>
            <w:szCs w:val="22"/>
            <w:lang w:val="en-GB"/>
          </w:rPr>
          <w:delText>performed</w:delText>
        </w:r>
      </w:del>
      <w:ins w:id="11" w:author="Martin Gerdin Wärnberg" w:date="2025-12-03T22:08:00Z" w16du:dateUtc="2025-12-03T21:08:00Z">
        <w:r w:rsidR="008B3E55">
          <w:rPr>
            <w:rFonts w:eastAsia="Times New Roman"/>
            <w:iCs/>
            <w:sz w:val="22"/>
            <w:szCs w:val="22"/>
            <w:lang w:val="en-GB"/>
          </w:rPr>
          <w:t>conducted</w:t>
        </w:r>
      </w:ins>
      <w:r w:rsidR="008249B1">
        <w:rPr>
          <w:rFonts w:eastAsia="Times New Roman"/>
          <w:iCs/>
          <w:sz w:val="22"/>
          <w:szCs w:val="22"/>
          <w:lang w:val="en-GB"/>
        </w:rPr>
        <w:t xml:space="preserve">. Adult TBI patients were identified using the </w:t>
      </w:r>
      <w:r w:rsidR="008249B1" w:rsidRPr="008249B1">
        <w:rPr>
          <w:rFonts w:eastAsia="Times New Roman"/>
          <w:iCs/>
          <w:sz w:val="22"/>
          <w:szCs w:val="22"/>
          <w:lang w:val="en-GB"/>
        </w:rPr>
        <w:t>Abbreviated Injury Scale (AIS)</w:t>
      </w:r>
      <w:r w:rsidR="005D0EE0">
        <w:rPr>
          <w:rFonts w:eastAsia="Times New Roman"/>
          <w:iCs/>
          <w:sz w:val="22"/>
          <w:szCs w:val="22"/>
          <w:lang w:val="en-GB"/>
        </w:rPr>
        <w:t>.</w:t>
      </w:r>
      <w:r w:rsidR="008249B1">
        <w:rPr>
          <w:rFonts w:eastAsia="Times New Roman"/>
          <w:iCs/>
          <w:sz w:val="22"/>
          <w:szCs w:val="22"/>
          <w:lang w:val="en-GB"/>
        </w:rPr>
        <w:t xml:space="preserve"> </w:t>
      </w:r>
      <w:r w:rsidR="006E16E2" w:rsidRPr="006E16E2">
        <w:rPr>
          <w:rFonts w:eastAsia="Times New Roman"/>
          <w:iCs/>
          <w:sz w:val="22"/>
          <w:szCs w:val="22"/>
          <w:lang w:val="en-GB"/>
        </w:rPr>
        <w:t>The outcome was the presence of at least one OF</w:t>
      </w:r>
      <w:r w:rsidR="006E16E2">
        <w:rPr>
          <w:rFonts w:eastAsia="Times New Roman"/>
          <w:iCs/>
          <w:sz w:val="22"/>
          <w:szCs w:val="22"/>
          <w:lang w:val="en-GB"/>
        </w:rPr>
        <w:t>I</w:t>
      </w:r>
      <w:r w:rsidR="006E16E2" w:rsidRPr="006E16E2">
        <w:rPr>
          <w:rFonts w:eastAsia="Times New Roman"/>
          <w:iCs/>
          <w:sz w:val="22"/>
          <w:szCs w:val="22"/>
          <w:lang w:val="en-GB"/>
        </w:rPr>
        <w:t>, classified as yes/no through a standardised multidisciplinary review</w:t>
      </w:r>
      <w:r w:rsidR="006E16E2">
        <w:rPr>
          <w:rFonts w:eastAsia="Times New Roman"/>
          <w:iCs/>
          <w:sz w:val="22"/>
          <w:szCs w:val="22"/>
          <w:lang w:val="en-GB"/>
        </w:rPr>
        <w:t xml:space="preserve">. </w:t>
      </w:r>
      <w:r w:rsidR="006E16E2" w:rsidRPr="006E16E2">
        <w:rPr>
          <w:rFonts w:eastAsia="Times New Roman"/>
          <w:iCs/>
          <w:sz w:val="22"/>
          <w:szCs w:val="22"/>
          <w:lang w:val="en-GB"/>
        </w:rPr>
        <w:t xml:space="preserve">Patient- and process-related variables were used as </w:t>
      </w:r>
      <w:del w:id="12" w:author="Martin Gerdin Wärnberg" w:date="2025-12-03T22:08:00Z" w16du:dateUtc="2025-12-03T21:08:00Z">
        <w:r w:rsidR="006E16E2" w:rsidRPr="006E16E2" w:rsidDel="008B3E55">
          <w:rPr>
            <w:rFonts w:eastAsia="Times New Roman"/>
            <w:iCs/>
            <w:sz w:val="22"/>
            <w:szCs w:val="22"/>
            <w:lang w:val="en-GB"/>
          </w:rPr>
          <w:delText xml:space="preserve">predictors </w:delText>
        </w:r>
      </w:del>
      <w:ins w:id="13" w:author="Martin Gerdin Wärnberg" w:date="2025-12-03T22:08:00Z" w16du:dateUtc="2025-12-03T21:08:00Z">
        <w:r w:rsidR="008B3E55">
          <w:rPr>
            <w:rFonts w:eastAsia="Times New Roman"/>
            <w:iCs/>
            <w:sz w:val="22"/>
            <w:szCs w:val="22"/>
            <w:lang w:val="en-GB"/>
          </w:rPr>
          <w:t>independent variables</w:t>
        </w:r>
        <w:r w:rsidR="008B3E55" w:rsidRPr="006E16E2">
          <w:rPr>
            <w:rFonts w:eastAsia="Times New Roman"/>
            <w:iCs/>
            <w:sz w:val="22"/>
            <w:szCs w:val="22"/>
            <w:lang w:val="en-GB"/>
          </w:rPr>
          <w:t xml:space="preserve"> </w:t>
        </w:r>
      </w:ins>
      <w:r w:rsidR="006E16E2" w:rsidRPr="006E16E2">
        <w:rPr>
          <w:rFonts w:eastAsia="Times New Roman"/>
          <w:iCs/>
          <w:sz w:val="22"/>
          <w:szCs w:val="22"/>
          <w:lang w:val="en-GB"/>
        </w:rPr>
        <w:t xml:space="preserve">in </w:t>
      </w:r>
      <w:commentRangeStart w:id="14"/>
      <w:r w:rsidR="006E16E2" w:rsidRPr="006E16E2">
        <w:rPr>
          <w:rFonts w:eastAsia="Times New Roman"/>
          <w:iCs/>
          <w:sz w:val="22"/>
          <w:szCs w:val="22"/>
          <w:lang w:val="en-GB"/>
        </w:rPr>
        <w:t>complete-case</w:t>
      </w:r>
      <w:commentRangeEnd w:id="14"/>
      <w:r w:rsidR="008B3E55">
        <w:rPr>
          <w:rStyle w:val="CommentReference"/>
        </w:rPr>
        <w:commentReference w:id="14"/>
      </w:r>
      <w:r w:rsidR="006E16E2" w:rsidRPr="006E16E2">
        <w:rPr>
          <w:rFonts w:eastAsia="Times New Roman"/>
          <w:iCs/>
          <w:sz w:val="22"/>
          <w:szCs w:val="22"/>
          <w:lang w:val="en-GB"/>
        </w:rPr>
        <w:t xml:space="preserve"> logistic regression models with OFI status as the dependent variable, </w:t>
      </w:r>
      <w:r w:rsidR="00D82BD8">
        <w:rPr>
          <w:rFonts w:eastAsia="Times New Roman"/>
          <w:iCs/>
          <w:sz w:val="22"/>
          <w:szCs w:val="22"/>
          <w:lang w:val="en-GB"/>
        </w:rPr>
        <w:t>yielding</w:t>
      </w:r>
      <w:r w:rsidR="006E16E2">
        <w:rPr>
          <w:rFonts w:eastAsia="Times New Roman"/>
          <w:iCs/>
          <w:sz w:val="22"/>
          <w:szCs w:val="22"/>
          <w:lang w:val="en-GB"/>
        </w:rPr>
        <w:t xml:space="preserve"> </w:t>
      </w:r>
      <w:r w:rsidR="006E16E2" w:rsidRPr="006E16E2">
        <w:rPr>
          <w:rFonts w:eastAsia="Times New Roman"/>
          <w:iCs/>
          <w:sz w:val="22"/>
          <w:szCs w:val="22"/>
          <w:lang w:val="en-GB"/>
        </w:rPr>
        <w:t>crude and adjusted odds ratios (OR) with 95% confidence intervals</w:t>
      </w:r>
      <w:r w:rsidR="006E16E2">
        <w:rPr>
          <w:rFonts w:eastAsia="Times New Roman"/>
          <w:iCs/>
          <w:sz w:val="22"/>
          <w:szCs w:val="22"/>
          <w:lang w:val="en-GB"/>
        </w:rPr>
        <w:t>.</w:t>
      </w:r>
    </w:p>
    <w:p w14:paraId="4CE1A760" w14:textId="1690D1EC" w:rsidR="00386D58" w:rsidRDefault="00AC159C" w:rsidP="00AC159C">
      <w:pPr>
        <w:spacing w:after="0" w:line="240" w:lineRule="auto"/>
        <w:jc w:val="both"/>
        <w:rPr>
          <w:rFonts w:eastAsia="Times New Roman"/>
          <w:iCs/>
          <w:sz w:val="22"/>
          <w:szCs w:val="22"/>
          <w:lang w:val="en-GB"/>
        </w:rPr>
      </w:pPr>
      <w:r w:rsidRPr="00432360">
        <w:rPr>
          <w:rFonts w:eastAsia="Times New Roman"/>
          <w:iCs/>
          <w:sz w:val="22"/>
          <w:szCs w:val="22"/>
          <w:lang w:val="en-GB"/>
        </w:rPr>
        <w:br/>
      </w:r>
      <w:r w:rsidRPr="00432360">
        <w:rPr>
          <w:rFonts w:eastAsia="Times New Roman"/>
          <w:i/>
          <w:iCs/>
          <w:sz w:val="22"/>
          <w:szCs w:val="22"/>
          <w:lang w:val="en-GB"/>
        </w:rPr>
        <w:t>Results:</w:t>
      </w:r>
      <w:r w:rsidRPr="00432360">
        <w:rPr>
          <w:rFonts w:eastAsia="Times New Roman"/>
          <w:iCs/>
          <w:sz w:val="22"/>
          <w:szCs w:val="22"/>
          <w:lang w:val="en-GB"/>
        </w:rPr>
        <w:t xml:space="preserve"> </w:t>
      </w:r>
      <w:r w:rsidR="00D82BD8">
        <w:rPr>
          <w:rFonts w:eastAsia="Times New Roman"/>
          <w:iCs/>
          <w:sz w:val="22"/>
          <w:szCs w:val="22"/>
          <w:lang w:val="en-GB"/>
        </w:rPr>
        <w:t xml:space="preserve">OFIs were identified in 7.7% of TBI patients. In adjusted analyses, higher ISS </w:t>
      </w:r>
      <w:r w:rsidR="00D82BD8" w:rsidRPr="00D82BD8">
        <w:rPr>
          <w:rFonts w:eastAsia="Times New Roman"/>
          <w:iCs/>
          <w:sz w:val="22"/>
          <w:szCs w:val="22"/>
          <w:lang w:val="en-GB"/>
        </w:rPr>
        <w:t>(adjusted OR 1.05</w:t>
      </w:r>
      <w:del w:id="15" w:author="Martin Gerdin Wärnberg" w:date="2025-12-03T22:10:00Z" w16du:dateUtc="2025-12-03T21:10:00Z">
        <w:r w:rsidR="00D82BD8" w:rsidRPr="00D82BD8" w:rsidDel="008B3E55">
          <w:rPr>
            <w:rFonts w:eastAsia="Times New Roman"/>
            <w:iCs/>
            <w:sz w:val="22"/>
            <w:szCs w:val="22"/>
            <w:lang w:val="en-GB"/>
          </w:rPr>
          <w:delText xml:space="preserve"> per point</w:delText>
        </w:r>
      </w:del>
      <w:r w:rsidR="00D82BD8" w:rsidRPr="00D82BD8">
        <w:rPr>
          <w:rFonts w:eastAsia="Times New Roman"/>
          <w:iCs/>
          <w:sz w:val="22"/>
          <w:szCs w:val="22"/>
          <w:lang w:val="en-GB"/>
        </w:rPr>
        <w:t>, 95% CI 1.03–1.07</w:t>
      </w:r>
      <w:r w:rsidR="00D82BD8">
        <w:rPr>
          <w:rFonts w:eastAsia="Times New Roman"/>
          <w:iCs/>
          <w:sz w:val="22"/>
          <w:szCs w:val="22"/>
          <w:lang w:val="en-GB"/>
        </w:rPr>
        <w:t xml:space="preserve">), </w:t>
      </w:r>
      <w:r w:rsidR="00D82BD8" w:rsidRPr="00D82BD8">
        <w:rPr>
          <w:rFonts w:eastAsia="Times New Roman"/>
          <w:iCs/>
          <w:sz w:val="22"/>
          <w:szCs w:val="22"/>
          <w:lang w:val="en-GB"/>
        </w:rPr>
        <w:t>higher Revised Trauma Score</w:t>
      </w:r>
      <w:r w:rsidR="00D82BD8">
        <w:rPr>
          <w:rFonts w:eastAsia="Times New Roman"/>
          <w:iCs/>
          <w:sz w:val="22"/>
          <w:szCs w:val="22"/>
          <w:lang w:val="en-GB"/>
        </w:rPr>
        <w:t xml:space="preserve"> </w:t>
      </w:r>
      <w:r w:rsidR="00D82BD8" w:rsidRPr="00D82BD8">
        <w:rPr>
          <w:rFonts w:eastAsia="Times New Roman"/>
          <w:iCs/>
          <w:sz w:val="22"/>
          <w:szCs w:val="22"/>
          <w:lang w:val="en-GB"/>
        </w:rPr>
        <w:t>(adjusted OR 1.32, 95% CI 1.03–1.72; p = 0.034)</w:t>
      </w:r>
      <w:r w:rsidR="00D82BD8">
        <w:rPr>
          <w:rFonts w:eastAsia="Times New Roman"/>
          <w:iCs/>
          <w:sz w:val="22"/>
          <w:szCs w:val="22"/>
          <w:lang w:val="en-GB"/>
        </w:rPr>
        <w:t xml:space="preserve">, </w:t>
      </w:r>
      <w:r w:rsidR="000240AB">
        <w:rPr>
          <w:rFonts w:eastAsia="Times New Roman"/>
          <w:iCs/>
          <w:sz w:val="22"/>
          <w:szCs w:val="22"/>
          <w:lang w:val="en-GB"/>
        </w:rPr>
        <w:t>a</w:t>
      </w:r>
      <w:r w:rsidR="00D82BD8">
        <w:rPr>
          <w:rFonts w:eastAsia="Times New Roman"/>
          <w:iCs/>
          <w:sz w:val="22"/>
          <w:szCs w:val="22"/>
          <w:lang w:val="en-GB"/>
        </w:rPr>
        <w:t>dmission</w:t>
      </w:r>
      <w:r w:rsidR="00D82BD8" w:rsidRPr="00D82BD8">
        <w:rPr>
          <w:rFonts w:eastAsia="Times New Roman"/>
          <w:iCs/>
          <w:sz w:val="22"/>
          <w:szCs w:val="22"/>
          <w:lang w:val="en-GB"/>
        </w:rPr>
        <w:t xml:space="preserve"> to a high-dependency unit</w:t>
      </w:r>
      <w:ins w:id="16" w:author="Martin Gerdin Wärnberg" w:date="2025-12-03T22:10:00Z" w16du:dateUtc="2025-12-03T21:10:00Z">
        <w:r w:rsidR="008B3E55">
          <w:rPr>
            <w:rFonts w:eastAsia="Times New Roman"/>
            <w:iCs/>
            <w:sz w:val="22"/>
            <w:szCs w:val="22"/>
            <w:lang w:val="en-GB"/>
          </w:rPr>
          <w:t xml:space="preserve"> compared to…</w:t>
        </w:r>
      </w:ins>
      <w:r w:rsidR="00D82BD8" w:rsidRPr="00D82BD8">
        <w:rPr>
          <w:rFonts w:eastAsia="Times New Roman"/>
          <w:iCs/>
          <w:sz w:val="22"/>
          <w:szCs w:val="22"/>
          <w:lang w:val="en-GB"/>
        </w:rPr>
        <w:t xml:space="preserve"> (adjusted OR 3.50, 95% CI 1.30–11.13)</w:t>
      </w:r>
      <w:r w:rsidR="000240AB">
        <w:rPr>
          <w:rFonts w:eastAsia="Times New Roman"/>
          <w:iCs/>
          <w:sz w:val="22"/>
          <w:szCs w:val="22"/>
          <w:lang w:val="en-GB"/>
        </w:rPr>
        <w:t xml:space="preserve"> and </w:t>
      </w:r>
      <w:r w:rsidR="005D0EE0">
        <w:rPr>
          <w:rFonts w:eastAsia="Times New Roman"/>
          <w:iCs/>
          <w:sz w:val="22"/>
          <w:szCs w:val="22"/>
          <w:lang w:val="en-GB"/>
        </w:rPr>
        <w:t>l</w:t>
      </w:r>
      <w:r w:rsidR="00D82BD8" w:rsidRPr="00D82BD8">
        <w:rPr>
          <w:rFonts w:eastAsia="Times New Roman"/>
          <w:iCs/>
          <w:sz w:val="22"/>
          <w:szCs w:val="22"/>
          <w:lang w:val="en-GB"/>
        </w:rPr>
        <w:t>onger hospital stay (adjusted OR 1.02 per day, 95% CI 1.00–1.04)</w:t>
      </w:r>
      <w:r w:rsidR="000240AB">
        <w:rPr>
          <w:rFonts w:eastAsia="Times New Roman"/>
          <w:iCs/>
          <w:sz w:val="22"/>
          <w:szCs w:val="22"/>
          <w:lang w:val="en-GB"/>
        </w:rPr>
        <w:t xml:space="preserve"> </w:t>
      </w:r>
      <w:r w:rsidR="00224C09">
        <w:rPr>
          <w:rFonts w:eastAsia="Times New Roman"/>
          <w:iCs/>
          <w:sz w:val="22"/>
          <w:szCs w:val="22"/>
          <w:lang w:val="en-GB"/>
        </w:rPr>
        <w:t xml:space="preserve">were </w:t>
      </w:r>
      <w:r w:rsidR="000240AB" w:rsidRPr="00D82BD8">
        <w:rPr>
          <w:rFonts w:eastAsia="Times New Roman"/>
          <w:iCs/>
          <w:sz w:val="22"/>
          <w:szCs w:val="22"/>
          <w:lang w:val="en-GB"/>
        </w:rPr>
        <w:t>independently associated with OFI</w:t>
      </w:r>
      <w:r w:rsidR="000240AB">
        <w:rPr>
          <w:rFonts w:eastAsia="Times New Roman"/>
          <w:iCs/>
          <w:sz w:val="22"/>
          <w:szCs w:val="22"/>
          <w:lang w:val="en-GB"/>
        </w:rPr>
        <w:t>.</w:t>
      </w:r>
    </w:p>
    <w:p w14:paraId="10F1F856" w14:textId="77777777" w:rsidR="005A653B" w:rsidRDefault="005A653B" w:rsidP="00AC159C">
      <w:pPr>
        <w:spacing w:after="0" w:line="240" w:lineRule="auto"/>
        <w:jc w:val="both"/>
        <w:rPr>
          <w:rFonts w:eastAsia="Times New Roman"/>
          <w:iCs/>
          <w:sz w:val="22"/>
          <w:szCs w:val="22"/>
          <w:lang w:val="en-GB"/>
        </w:rPr>
      </w:pPr>
    </w:p>
    <w:p w14:paraId="057C8566" w14:textId="12F04FFC" w:rsidR="006B4B56" w:rsidRDefault="00AC159C" w:rsidP="00AC159C">
      <w:pPr>
        <w:spacing w:after="0" w:line="240" w:lineRule="auto"/>
        <w:jc w:val="both"/>
        <w:rPr>
          <w:rFonts w:eastAsia="Times New Roman"/>
          <w:iCs/>
          <w:sz w:val="22"/>
          <w:szCs w:val="22"/>
          <w:lang w:val="en-GB"/>
        </w:rPr>
      </w:pPr>
      <w:r w:rsidRPr="00432360">
        <w:rPr>
          <w:rFonts w:eastAsia="Times New Roman"/>
          <w:i/>
          <w:iCs/>
          <w:sz w:val="22"/>
          <w:szCs w:val="22"/>
          <w:lang w:val="en-GB"/>
        </w:rPr>
        <w:lastRenderedPageBreak/>
        <w:t>Conclusions:</w:t>
      </w:r>
      <w:r w:rsidR="00386D58">
        <w:rPr>
          <w:rFonts w:eastAsia="Times New Roman"/>
          <w:iCs/>
          <w:sz w:val="22"/>
          <w:szCs w:val="22"/>
          <w:lang w:val="en-GB"/>
        </w:rPr>
        <w:t xml:space="preserve"> </w:t>
      </w:r>
      <w:commentRangeStart w:id="17"/>
      <w:r w:rsidR="00386D58" w:rsidRPr="00386D58">
        <w:rPr>
          <w:rFonts w:eastAsia="Times New Roman"/>
          <w:iCs/>
          <w:sz w:val="22"/>
          <w:szCs w:val="22"/>
          <w:lang w:val="en-GB"/>
        </w:rPr>
        <w:t xml:space="preserve">In this adult TBI cohort, OFIs were relatively uncommon but </w:t>
      </w:r>
      <w:r w:rsidR="00386D58">
        <w:rPr>
          <w:rFonts w:eastAsia="Times New Roman"/>
          <w:iCs/>
          <w:sz w:val="22"/>
          <w:szCs w:val="22"/>
          <w:lang w:val="en-GB"/>
        </w:rPr>
        <w:t>found</w:t>
      </w:r>
      <w:r w:rsidR="00386D58" w:rsidRPr="00386D58">
        <w:rPr>
          <w:rFonts w:eastAsia="Times New Roman"/>
          <w:iCs/>
          <w:sz w:val="22"/>
          <w:szCs w:val="22"/>
          <w:lang w:val="en-GB"/>
        </w:rPr>
        <w:t xml:space="preserve"> in patients with high anatomical injury burden, seemingly stable physiology, intermediate care levels and </w:t>
      </w:r>
      <w:r w:rsidR="00386D58">
        <w:rPr>
          <w:rFonts w:eastAsia="Times New Roman"/>
          <w:iCs/>
          <w:sz w:val="22"/>
          <w:szCs w:val="22"/>
          <w:lang w:val="en-GB"/>
        </w:rPr>
        <w:t>longer</w:t>
      </w:r>
      <w:r w:rsidR="00386D58" w:rsidRPr="00386D58">
        <w:rPr>
          <w:rFonts w:eastAsia="Times New Roman"/>
          <w:iCs/>
          <w:sz w:val="22"/>
          <w:szCs w:val="22"/>
          <w:lang w:val="en-GB"/>
        </w:rPr>
        <w:t xml:space="preserve"> hospital stays.</w:t>
      </w:r>
      <w:r w:rsidR="00386D58">
        <w:rPr>
          <w:rFonts w:eastAsia="Times New Roman"/>
          <w:iCs/>
          <w:sz w:val="22"/>
          <w:szCs w:val="22"/>
          <w:lang w:val="en-GB"/>
        </w:rPr>
        <w:t xml:space="preserve"> </w:t>
      </w:r>
      <w:r w:rsidR="00386D58" w:rsidRPr="00386D58">
        <w:rPr>
          <w:rFonts w:eastAsia="Times New Roman"/>
          <w:iCs/>
          <w:sz w:val="22"/>
          <w:szCs w:val="22"/>
          <w:lang w:val="en-GB"/>
        </w:rPr>
        <w:t xml:space="preserve">These patterns </w:t>
      </w:r>
      <w:r w:rsidR="00386D58">
        <w:rPr>
          <w:rFonts w:eastAsia="Times New Roman"/>
          <w:iCs/>
          <w:sz w:val="22"/>
          <w:szCs w:val="22"/>
          <w:lang w:val="en-GB"/>
        </w:rPr>
        <w:t>suggest that trauma quality i</w:t>
      </w:r>
      <w:r w:rsidR="00A24B02">
        <w:rPr>
          <w:rFonts w:eastAsia="Times New Roman"/>
          <w:iCs/>
          <w:sz w:val="22"/>
          <w:szCs w:val="22"/>
          <w:lang w:val="en-GB"/>
        </w:rPr>
        <w:t xml:space="preserve">mprovement efforts may be particularly relevant in TBI patients with complex care trajectories and those who appear </w:t>
      </w:r>
      <w:r w:rsidR="00A24B02" w:rsidRPr="00A24B02">
        <w:rPr>
          <w:rFonts w:eastAsia="Times New Roman"/>
          <w:iCs/>
          <w:sz w:val="22"/>
          <w:szCs w:val="22"/>
          <w:lang w:val="en-GB"/>
        </w:rPr>
        <w:t>physiologically stable despite</w:t>
      </w:r>
      <w:r w:rsidR="00A24B02">
        <w:rPr>
          <w:rFonts w:eastAsia="Times New Roman"/>
          <w:iCs/>
          <w:sz w:val="22"/>
          <w:szCs w:val="22"/>
          <w:lang w:val="en-GB"/>
        </w:rPr>
        <w:t xml:space="preserve"> substantial injury </w:t>
      </w:r>
      <w:r w:rsidR="00A24B02" w:rsidRPr="00A24B02">
        <w:rPr>
          <w:rFonts w:eastAsia="Times New Roman"/>
          <w:iCs/>
          <w:sz w:val="22"/>
          <w:szCs w:val="22"/>
          <w:lang w:val="en-GB"/>
        </w:rPr>
        <w:t>burden</w:t>
      </w:r>
      <w:ins w:id="18" w:author="Martin Gerdin Wärnberg" w:date="2025-12-03T22:10:00Z" w16du:dateUtc="2025-12-03T21:10:00Z">
        <w:r w:rsidR="008B3E55">
          <w:rPr>
            <w:rFonts w:eastAsia="Times New Roman"/>
            <w:iCs/>
            <w:sz w:val="22"/>
            <w:szCs w:val="22"/>
            <w:lang w:val="en-GB"/>
          </w:rPr>
          <w:t>.</w:t>
        </w:r>
        <w:commentRangeEnd w:id="17"/>
        <w:r w:rsidR="008B3E55">
          <w:rPr>
            <w:rStyle w:val="CommentReference"/>
          </w:rPr>
          <w:commentReference w:id="17"/>
        </w:r>
      </w:ins>
    </w:p>
    <w:p w14:paraId="2534B18B" w14:textId="77777777" w:rsidR="006B4B56" w:rsidRDefault="006B4B56" w:rsidP="00AC159C">
      <w:pPr>
        <w:spacing w:after="0" w:line="240" w:lineRule="auto"/>
        <w:jc w:val="both"/>
        <w:rPr>
          <w:rFonts w:eastAsia="Times New Roman"/>
          <w:iCs/>
          <w:sz w:val="22"/>
          <w:szCs w:val="22"/>
          <w:lang w:val="en-GB"/>
        </w:rPr>
      </w:pPr>
    </w:p>
    <w:p w14:paraId="46E69D53" w14:textId="179F7A9C" w:rsidR="00AC159C" w:rsidRPr="00432360" w:rsidRDefault="00AC159C" w:rsidP="00AC159C">
      <w:pPr>
        <w:spacing w:after="0" w:line="240" w:lineRule="auto"/>
        <w:jc w:val="both"/>
        <w:rPr>
          <w:rFonts w:eastAsia="Times New Roman"/>
          <w:iCs/>
          <w:sz w:val="22"/>
          <w:szCs w:val="22"/>
          <w:lang w:val="en-GB"/>
        </w:rPr>
      </w:pPr>
      <w:r w:rsidRPr="00432360">
        <w:rPr>
          <w:rFonts w:eastAsia="Times New Roman"/>
          <w:i/>
          <w:iCs/>
          <w:sz w:val="22"/>
          <w:szCs w:val="22"/>
          <w:lang w:val="en-GB"/>
        </w:rPr>
        <w:t>Keywords:</w:t>
      </w:r>
      <w:r w:rsidRPr="00432360">
        <w:rPr>
          <w:rFonts w:eastAsia="Times New Roman"/>
          <w:iCs/>
          <w:sz w:val="22"/>
          <w:szCs w:val="22"/>
          <w:lang w:val="en-GB"/>
        </w:rPr>
        <w:t xml:space="preserve"> </w:t>
      </w:r>
      <w:proofErr w:type="spellStart"/>
      <w:r w:rsidRPr="00432360">
        <w:rPr>
          <w:rFonts w:eastAsia="Times New Roman"/>
          <w:iCs/>
          <w:sz w:val="22"/>
          <w:szCs w:val="22"/>
          <w:lang w:val="en-GB"/>
        </w:rPr>
        <w:t>Nnnnnnnn</w:t>
      </w:r>
      <w:proofErr w:type="spellEnd"/>
      <w:r w:rsidRPr="00432360">
        <w:rPr>
          <w:rFonts w:eastAsia="Times New Roman"/>
          <w:iCs/>
          <w:sz w:val="22"/>
          <w:szCs w:val="22"/>
          <w:lang w:val="en-GB"/>
        </w:rPr>
        <w:t xml:space="preserve">, </w:t>
      </w:r>
      <w:proofErr w:type="spellStart"/>
      <w:r w:rsidRPr="00432360">
        <w:rPr>
          <w:rFonts w:eastAsia="Times New Roman"/>
          <w:iCs/>
          <w:sz w:val="22"/>
          <w:szCs w:val="22"/>
          <w:lang w:val="en-GB"/>
        </w:rPr>
        <w:t>Nnnnnnnn</w:t>
      </w:r>
      <w:proofErr w:type="spellEnd"/>
      <w:r w:rsidRPr="00432360">
        <w:rPr>
          <w:rFonts w:eastAsia="Times New Roman"/>
          <w:iCs/>
          <w:sz w:val="22"/>
          <w:szCs w:val="22"/>
          <w:lang w:val="en-GB"/>
        </w:rPr>
        <w:t xml:space="preserve">, </w:t>
      </w:r>
      <w:proofErr w:type="spellStart"/>
      <w:r w:rsidRPr="00432360">
        <w:rPr>
          <w:rFonts w:eastAsia="Times New Roman"/>
          <w:iCs/>
          <w:sz w:val="22"/>
          <w:szCs w:val="22"/>
          <w:lang w:val="en-GB"/>
        </w:rPr>
        <w:t>Nnnnnnnnnnnn</w:t>
      </w:r>
      <w:proofErr w:type="spellEnd"/>
      <w:r w:rsidRPr="00432360">
        <w:rPr>
          <w:rFonts w:eastAsia="Times New Roman"/>
          <w:iCs/>
          <w:sz w:val="22"/>
          <w:szCs w:val="22"/>
          <w:lang w:val="en-GB"/>
        </w:rPr>
        <w:t xml:space="preserve">, </w:t>
      </w:r>
      <w:proofErr w:type="spellStart"/>
      <w:r w:rsidRPr="00432360">
        <w:rPr>
          <w:rFonts w:eastAsia="Times New Roman"/>
          <w:iCs/>
          <w:sz w:val="22"/>
          <w:szCs w:val="22"/>
          <w:lang w:val="en-GB"/>
        </w:rPr>
        <w:t>Nnnnnnnnnnnn</w:t>
      </w:r>
      <w:proofErr w:type="spellEnd"/>
    </w:p>
    <w:p w14:paraId="3E883970" w14:textId="77777777" w:rsidR="00B05324" w:rsidRPr="00432360" w:rsidRDefault="00B05324" w:rsidP="00930786">
      <w:pPr>
        <w:spacing w:after="0" w:line="240" w:lineRule="auto"/>
        <w:jc w:val="both"/>
        <w:rPr>
          <w:rFonts w:eastAsia="Times New Roman"/>
          <w:iCs/>
          <w:sz w:val="22"/>
          <w:szCs w:val="22"/>
          <w:lang w:val="en-GB"/>
        </w:rPr>
      </w:pPr>
    </w:p>
    <w:p w14:paraId="428C775D" w14:textId="77777777" w:rsidR="000240AB" w:rsidRPr="000240AB" w:rsidRDefault="000240AB" w:rsidP="000240AB">
      <w:pPr>
        <w:rPr>
          <w:lang w:val="en-GB"/>
        </w:rPr>
      </w:pPr>
    </w:p>
    <w:p w14:paraId="3453E8BB" w14:textId="5D5A01ED" w:rsidR="00ED3F35" w:rsidRPr="00432360" w:rsidRDefault="008225F7" w:rsidP="008225F7">
      <w:pPr>
        <w:pStyle w:val="Heading1"/>
        <w:rPr>
          <w:lang w:val="en-GB"/>
        </w:rPr>
      </w:pPr>
      <w:r w:rsidRPr="00432360">
        <w:rPr>
          <w:lang w:val="en-GB"/>
        </w:rPr>
        <w:t>Abbreviations</w:t>
      </w:r>
    </w:p>
    <w:p w14:paraId="2A34B1B2" w14:textId="77777777" w:rsidR="00AC4860" w:rsidRPr="00432360" w:rsidRDefault="00AC4860" w:rsidP="00FD7FA8">
      <w:pPr>
        <w:spacing w:after="0" w:line="360" w:lineRule="auto"/>
        <w:jc w:val="both"/>
        <w:rPr>
          <w:lang w:val="en-GB"/>
        </w:rPr>
      </w:pPr>
    </w:p>
    <w:p w14:paraId="7D3C5881" w14:textId="77777777"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Abbreviated Injury Scale = AIS</w:t>
      </w:r>
    </w:p>
    <w:p w14:paraId="0F1C5636" w14:textId="301082EF"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American Society of Anaesthesiologists = ASA</w:t>
      </w:r>
    </w:p>
    <w:p w14:paraId="4D240725" w14:textId="77777777"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Cerebral perfusion pressure = CPP</w:t>
      </w:r>
    </w:p>
    <w:p w14:paraId="7A32F2C0" w14:textId="77777777"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Computer tomography = CT</w:t>
      </w:r>
    </w:p>
    <w:p w14:paraId="0F97A790" w14:textId="77777777"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Confidence interval = CI</w:t>
      </w:r>
    </w:p>
    <w:p w14:paraId="480403DF" w14:textId="77777777"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Glasgow Coma Scale = GCS</w:t>
      </w:r>
    </w:p>
    <w:p w14:paraId="38F9374D" w14:textId="76640B5B" w:rsidR="00F47CAD" w:rsidRPr="00432360" w:rsidRDefault="00F47CAD" w:rsidP="00855A7A">
      <w:pPr>
        <w:spacing w:after="0" w:line="360" w:lineRule="auto"/>
        <w:jc w:val="both"/>
        <w:rPr>
          <w:rFonts w:eastAsia="Times New Roman"/>
          <w:iCs/>
          <w:lang w:val="en-GB"/>
        </w:rPr>
      </w:pPr>
      <w:r w:rsidRPr="00432360">
        <w:rPr>
          <w:rFonts w:eastAsia="Times New Roman"/>
          <w:iCs/>
          <w:lang w:val="en-GB"/>
        </w:rPr>
        <w:t>High dep</w:t>
      </w:r>
      <w:r w:rsidR="00244CFE" w:rsidRPr="00432360">
        <w:rPr>
          <w:rFonts w:eastAsia="Times New Roman"/>
          <w:iCs/>
          <w:lang w:val="en-GB"/>
        </w:rPr>
        <w:t>endency unit = HDU</w:t>
      </w:r>
    </w:p>
    <w:p w14:paraId="5D156391" w14:textId="77777777"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Intensive care unit = ICU</w:t>
      </w:r>
    </w:p>
    <w:p w14:paraId="18999E8D" w14:textId="77777777"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Injury Severity Score = ISS</w:t>
      </w:r>
    </w:p>
    <w:p w14:paraId="586437C6" w14:textId="77777777"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Intracranial pressure = ICP</w:t>
      </w:r>
    </w:p>
    <w:p w14:paraId="17BC9BBF" w14:textId="77777777"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Karolinska University Hospital, Solna = NKS</w:t>
      </w:r>
    </w:p>
    <w:p w14:paraId="39AFA8AF" w14:textId="77777777"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New Injury Severity Score = NISS</w:t>
      </w:r>
    </w:p>
    <w:p w14:paraId="22E70131" w14:textId="77777777"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Odds Ratio = OR</w:t>
      </w:r>
    </w:p>
    <w:p w14:paraId="6E8D6B7B" w14:textId="05A3F761" w:rsidR="00244CFE" w:rsidRPr="00432360" w:rsidRDefault="00244CFE" w:rsidP="00855A7A">
      <w:pPr>
        <w:spacing w:after="0" w:line="360" w:lineRule="auto"/>
        <w:jc w:val="both"/>
        <w:rPr>
          <w:rFonts w:eastAsia="Times New Roman"/>
          <w:iCs/>
          <w:lang w:val="en-GB"/>
        </w:rPr>
      </w:pPr>
      <w:r w:rsidRPr="00432360">
        <w:rPr>
          <w:rFonts w:eastAsia="Times New Roman"/>
          <w:iCs/>
          <w:lang w:val="en-GB"/>
        </w:rPr>
        <w:t xml:space="preserve">Operating theatre = OT </w:t>
      </w:r>
    </w:p>
    <w:p w14:paraId="089C778B" w14:textId="4D020853" w:rsidR="001C3ECF" w:rsidRPr="00432360" w:rsidRDefault="00855A7A" w:rsidP="00855A7A">
      <w:pPr>
        <w:spacing w:after="0" w:line="360" w:lineRule="auto"/>
        <w:jc w:val="both"/>
        <w:rPr>
          <w:rFonts w:eastAsia="Times New Roman"/>
          <w:iCs/>
          <w:lang w:val="en-GB"/>
        </w:rPr>
      </w:pPr>
      <w:r w:rsidRPr="00432360">
        <w:rPr>
          <w:rFonts w:eastAsia="Times New Roman"/>
          <w:iCs/>
          <w:lang w:val="en-GB"/>
        </w:rPr>
        <w:t>Opportunities for improvement = OFI</w:t>
      </w:r>
    </w:p>
    <w:p w14:paraId="2023EDB4" w14:textId="77777777"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Respiratory rate = RR</w:t>
      </w:r>
    </w:p>
    <w:p w14:paraId="39091DE7" w14:textId="62064638" w:rsidR="001C3ECF" w:rsidRPr="00432360" w:rsidRDefault="001C3ECF" w:rsidP="00855A7A">
      <w:pPr>
        <w:spacing w:after="0" w:line="360" w:lineRule="auto"/>
        <w:jc w:val="both"/>
        <w:rPr>
          <w:rFonts w:eastAsia="Times New Roman"/>
          <w:iCs/>
          <w:lang w:val="en-GB"/>
        </w:rPr>
      </w:pPr>
      <w:r w:rsidRPr="00432360">
        <w:rPr>
          <w:rFonts w:eastAsia="Times New Roman"/>
          <w:iCs/>
          <w:lang w:val="en-GB"/>
        </w:rPr>
        <w:t>Revised Trauma Score = RTS</w:t>
      </w:r>
    </w:p>
    <w:p w14:paraId="1D62E317" w14:textId="77777777"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Systolic blood pressure = SBP</w:t>
      </w:r>
    </w:p>
    <w:p w14:paraId="75AEB4E1" w14:textId="77777777" w:rsidR="00855A7A" w:rsidRPr="00432360" w:rsidRDefault="00855A7A" w:rsidP="00855A7A">
      <w:pPr>
        <w:spacing w:after="0" w:line="360" w:lineRule="auto"/>
        <w:jc w:val="both"/>
        <w:rPr>
          <w:rFonts w:eastAsia="Times New Roman"/>
          <w:iCs/>
          <w:lang w:val="en-GB"/>
        </w:rPr>
      </w:pPr>
      <w:r w:rsidRPr="00432360">
        <w:rPr>
          <w:rFonts w:eastAsia="Times New Roman"/>
          <w:iCs/>
          <w:lang w:val="en-GB"/>
        </w:rPr>
        <w:t>Traumatic brain injury = TBI</w:t>
      </w:r>
    </w:p>
    <w:p w14:paraId="5E57A05F" w14:textId="4A5E1F89" w:rsidR="00AC4860" w:rsidRPr="00432360" w:rsidRDefault="00855A7A" w:rsidP="00855A7A">
      <w:pPr>
        <w:spacing w:after="0" w:line="360" w:lineRule="auto"/>
        <w:jc w:val="both"/>
        <w:rPr>
          <w:rFonts w:eastAsia="Times New Roman"/>
          <w:iCs/>
          <w:lang w:val="en-GB"/>
        </w:rPr>
      </w:pPr>
      <w:r w:rsidRPr="00432360">
        <w:rPr>
          <w:rFonts w:eastAsia="Times New Roman"/>
          <w:iCs/>
          <w:lang w:val="en-GB"/>
        </w:rPr>
        <w:t>Trauma Quality Improvement Program = TQIP</w:t>
      </w:r>
    </w:p>
    <w:p w14:paraId="5E5FCE8C" w14:textId="77777777" w:rsidR="00AC4860" w:rsidRPr="00432360" w:rsidRDefault="00AC4860" w:rsidP="00FD7FA8">
      <w:pPr>
        <w:spacing w:after="0" w:line="360" w:lineRule="auto"/>
        <w:jc w:val="both"/>
        <w:rPr>
          <w:rFonts w:eastAsia="Times New Roman"/>
          <w:iCs/>
          <w:lang w:val="en-GB"/>
        </w:rPr>
      </w:pPr>
    </w:p>
    <w:p w14:paraId="6B6C7B93" w14:textId="77777777" w:rsidR="00AC4860" w:rsidRPr="00432360" w:rsidRDefault="00AC4860" w:rsidP="00FD7FA8">
      <w:pPr>
        <w:spacing w:after="0" w:line="360" w:lineRule="auto"/>
        <w:jc w:val="both"/>
        <w:rPr>
          <w:rFonts w:eastAsia="Times New Roman"/>
          <w:iCs/>
          <w:lang w:val="en-GB"/>
        </w:rPr>
      </w:pPr>
    </w:p>
    <w:p w14:paraId="2794C7A4" w14:textId="77777777" w:rsidR="00FD7FA8" w:rsidRPr="00432360" w:rsidRDefault="00FD7FA8" w:rsidP="00FD7FA8">
      <w:pPr>
        <w:spacing w:after="0" w:line="360" w:lineRule="auto"/>
        <w:jc w:val="both"/>
        <w:rPr>
          <w:rFonts w:eastAsia="Times New Roman"/>
          <w:iCs/>
          <w:lang w:val="en-GB"/>
        </w:rPr>
      </w:pPr>
    </w:p>
    <w:p w14:paraId="11BBAF94" w14:textId="77777777" w:rsidR="00CE6E4F" w:rsidRPr="00432360" w:rsidRDefault="00CE6E4F" w:rsidP="00107F60">
      <w:pPr>
        <w:spacing w:after="0"/>
        <w:jc w:val="both"/>
        <w:rPr>
          <w:lang w:val="en-GB"/>
        </w:rPr>
        <w:sectPr w:rsidR="00CE6E4F" w:rsidRPr="00432360" w:rsidSect="000E72A9">
          <w:footerReference w:type="default" r:id="rId15"/>
          <w:pgSz w:w="11907" w:h="16840" w:code="9"/>
          <w:pgMar w:top="1417" w:right="1417" w:bottom="1417" w:left="1417" w:header="709" w:footer="709" w:gutter="0"/>
          <w:pgNumType w:start="0"/>
          <w:cols w:space="708"/>
          <w:titlePg/>
          <w:docGrid w:linePitch="360"/>
        </w:sectPr>
      </w:pPr>
    </w:p>
    <w:p w14:paraId="684B81CD" w14:textId="3B255CD5" w:rsidR="00834926" w:rsidRPr="00432360" w:rsidRDefault="00936DAF" w:rsidP="00807A16">
      <w:pPr>
        <w:pStyle w:val="Heading1"/>
        <w:jc w:val="both"/>
        <w:rPr>
          <w:lang w:val="en-GB"/>
        </w:rPr>
      </w:pPr>
      <w:bookmarkStart w:id="19" w:name="_Toc317776560"/>
      <w:r w:rsidRPr="00432360">
        <w:rPr>
          <w:rFonts w:eastAsia="Calibri"/>
          <w:lang w:val="en-GB"/>
        </w:rPr>
        <w:lastRenderedPageBreak/>
        <w:t>Introduction</w:t>
      </w:r>
      <w:bookmarkEnd w:id="19"/>
    </w:p>
    <w:p w14:paraId="6B49FA53" w14:textId="51FA3A76" w:rsidR="00213343" w:rsidRPr="00432360" w:rsidRDefault="00410D8A" w:rsidP="00807A16">
      <w:pPr>
        <w:spacing w:line="360" w:lineRule="auto"/>
        <w:jc w:val="both"/>
        <w:rPr>
          <w:lang w:val="en-GB"/>
        </w:rPr>
      </w:pPr>
      <w:bookmarkStart w:id="20" w:name="OLE_LINK1"/>
      <w:r w:rsidRPr="00432360">
        <w:rPr>
          <w:lang w:val="en-GB"/>
        </w:rPr>
        <w:t xml:space="preserve">Injury has reached epidemic proportions worldwide, disproportionately affecting the most productive and the youngest members of society. </w:t>
      </w:r>
      <w:r w:rsidR="002C5C41" w:rsidRPr="00432360">
        <w:rPr>
          <w:lang w:val="en-GB"/>
        </w:rPr>
        <w:t>Trauma</w:t>
      </w:r>
      <w:r w:rsidRPr="00432360">
        <w:rPr>
          <w:lang w:val="en-GB"/>
        </w:rPr>
        <w:t xml:space="preserve">, often synonymously used with serious injury, is defined as </w:t>
      </w:r>
      <w:r w:rsidR="00046724" w:rsidRPr="00432360">
        <w:rPr>
          <w:lang w:val="en-GB"/>
        </w:rPr>
        <w:t>a</w:t>
      </w:r>
      <w:r w:rsidRPr="00432360">
        <w:rPr>
          <w:lang w:val="en-GB"/>
        </w:rPr>
        <w:t xml:space="preserve"> physical injury and the body's associated response</w:t>
      </w:r>
      <w:r w:rsidR="007B5C4A" w:rsidRPr="00432360">
        <w:rPr>
          <w:lang w:val="en-GB"/>
        </w:rPr>
        <w:t xml:space="preserve"> </w:t>
      </w:r>
      <w:r w:rsidRPr="00432360">
        <w:rPr>
          <w:lang w:val="en-GB"/>
        </w:rPr>
        <w:fldChar w:fldCharType="begin"/>
      </w:r>
      <w:r w:rsidRPr="00432360">
        <w:rPr>
          <w:lang w:val="en-GB"/>
        </w:rPr>
        <w:instrText xml:space="preserve"> ADDIN ZOTERO_ITEM CSL_CITATION {"citationID":"R7ZxVP22","properties":{"formattedCitation":"(1)","plainCitation":"(1)","noteIndex":0},"citationItems":[{"id":1,"uris":["http://zotero.org/users/local/rmsRq3K8/items/EQAR7SSN"],"itemData":{"id":1,"type":"article-journal","abstract":"Background\nTrauma is a leading cause of mortality and morbidity worldwide. Identifying Opportunities for Improvement (OFI) and corresponding corrective actions is a cornerstone in trauma quality improvement programs. Many patients with severe trauma are admitted to the intensive care unit (ICU), but little is known about OFI in this cohort. The aim of this study was to characterize OFI in adult trauma patients admitted to the ICU and assess how patient and process factors are associated with OFI in these patients.\nMethods\nA registry-based study of adult trauma patients admitted to the ICU between 2013 and 2023 at the Karolinska University Hospital in Solna, Sweden, who were reviewed regarding the presence of OFI. We used logistic regression to determine unadjusted and adjusted associations between patient and process factors and OFI.\nResults\nA total of 1449 patients were included, out of which OFI were identified in 143 (9.9 %) patients. The Revised Trauma Score (OR 1.25; 95 % CI 1.12, 1.40; p &lt; 0.001) and survival 30 days after injury (OR 1.85; 95 % CI 1.03, 3.51; p = 0.048) were significantly associated with OFI.\nConclusion\nThe care of patients who are physiologically more stable on admission to the ICU is more likely to be associated with OFI. This association is particularly pronounced in patients who ultimately die. These patients are a potential target group for a focused retrospective review process, aiming to identify interventions to improve the quality of their care.","container-title":"Journal of Critical Care","DOI":"10.1016/j.jcrc.2025.155165","ISSN":"0883-9441","journalAbbreviation":"Journal of Critical Care","page":"155165","source":"ScienceDirect","title":"Opportunities for improvement in adult trauma patients admitted to the intensive care unit: A registry-based cohort study","title-short":"Opportunities for improvement in adult trauma patients admitted to the intensive care unit","volume":"89","author":[{"family":"Cao","given":"Elin Sun"},{"family":"Attergrim","given":"Jonatan"},{"family":"Szolnoky","given":"Kelvin"},{"family":"Larsson","given":"Emma"},{"family":"Wärnberg","given":"Martin Gerdin"}],"issued":{"date-parts":[["2025",10,1]]}}}],"schema":"https://github.com/citation-style-language/schema/raw/master/csl-citation.json"} </w:instrText>
      </w:r>
      <w:r w:rsidRPr="00432360">
        <w:rPr>
          <w:lang w:val="en-GB"/>
        </w:rPr>
        <w:fldChar w:fldCharType="separate"/>
      </w:r>
      <w:r w:rsidR="00EC7A50" w:rsidRPr="00432360">
        <w:rPr>
          <w:noProof/>
          <w:lang w:val="en-GB"/>
        </w:rPr>
        <w:t>(1)</w:t>
      </w:r>
      <w:r w:rsidRPr="00432360">
        <w:rPr>
          <w:lang w:val="en-GB"/>
        </w:rPr>
        <w:fldChar w:fldCharType="end"/>
      </w:r>
      <w:r w:rsidR="007B5C4A" w:rsidRPr="00432360">
        <w:rPr>
          <w:lang w:val="en-GB"/>
        </w:rPr>
        <w:t xml:space="preserve">. </w:t>
      </w:r>
      <w:commentRangeStart w:id="21"/>
      <w:r w:rsidRPr="00432360">
        <w:rPr>
          <w:lang w:val="en-GB"/>
        </w:rPr>
        <w:t>Furthermore</w:t>
      </w:r>
      <w:commentRangeEnd w:id="21"/>
      <w:r w:rsidR="008B3E55">
        <w:rPr>
          <w:rStyle w:val="CommentReference"/>
        </w:rPr>
        <w:commentReference w:id="21"/>
      </w:r>
      <w:r w:rsidRPr="00432360">
        <w:rPr>
          <w:lang w:val="en-GB"/>
        </w:rPr>
        <w:t>, trauma remains a leading cause of death and disability worldwide, where it is the foremost cause of death among people under the age of 45 and ranks as the fourth leading cause of death across all ages</w:t>
      </w:r>
      <w:r w:rsidR="007B5C4A" w:rsidRPr="00432360">
        <w:rPr>
          <w:lang w:val="en-GB"/>
        </w:rPr>
        <w:t xml:space="preserve"> </w:t>
      </w:r>
      <w:r w:rsidR="00DF66C6" w:rsidRPr="00432360">
        <w:rPr>
          <w:lang w:val="en-GB"/>
        </w:rPr>
        <w:fldChar w:fldCharType="begin"/>
      </w:r>
      <w:r w:rsidR="00DF66C6" w:rsidRPr="00432360">
        <w:rPr>
          <w:lang w:val="en-GB"/>
        </w:rPr>
        <w:instrText xml:space="preserve"> ADDIN ZOTERO_ITEM CSL_CITATION {"citationID":"TFvr9dgV","properties":{"formattedCitation":"(2)","plainCitation":"(2)","noteIndex":0},"citationItems":[{"id":10,"uris":["http://zotero.org/users/local/rmsRq3K8/items/9K8S9NS6"],"itemData":{"id":10,"type":"article-journal","container-title":"International Anesthesiology Clinics","DOI":"10.1097/AIA.0b013e3181950030","ISSN":"1537-1913","issue":"1","journalAbbreviation":"Int Anesthesiol Clin","language":"eng","note":"PMID: 19131750","page":"25-36","source":"PubMed","title":"Trauma","volume":"47","author":[{"family":"Maerz","given":"Linda L."},{"family":"Davis","given":"Kimberly A."},{"family":"Rosenbaum","given":"Stanley H."}],"issued":{"date-parts":[["2009"]]}}}],"schema":"https://github.com/citation-style-language/schema/raw/master/csl-citation.json"} </w:instrText>
      </w:r>
      <w:r w:rsidR="00DF66C6" w:rsidRPr="00432360">
        <w:rPr>
          <w:lang w:val="en-GB"/>
        </w:rPr>
        <w:fldChar w:fldCharType="separate"/>
      </w:r>
      <w:r w:rsidR="00EC7A50" w:rsidRPr="00432360">
        <w:rPr>
          <w:noProof/>
          <w:lang w:val="en-GB"/>
        </w:rPr>
        <w:t>(2)</w:t>
      </w:r>
      <w:r w:rsidR="00DF66C6" w:rsidRPr="00432360">
        <w:rPr>
          <w:lang w:val="en-GB"/>
        </w:rPr>
        <w:fldChar w:fldCharType="end"/>
      </w:r>
      <w:r w:rsidR="007B5C4A" w:rsidRPr="00432360">
        <w:rPr>
          <w:lang w:val="en-GB"/>
        </w:rPr>
        <w:t xml:space="preserve">. </w:t>
      </w:r>
    </w:p>
    <w:bookmarkEnd w:id="20"/>
    <w:p w14:paraId="2974FC40" w14:textId="1ADFD8C3" w:rsidR="002B77F9" w:rsidRPr="00432360" w:rsidRDefault="002B77F9" w:rsidP="002B77F9">
      <w:pPr>
        <w:pStyle w:val="Heading2"/>
        <w:rPr>
          <w:lang w:val="en-GB"/>
        </w:rPr>
      </w:pPr>
      <w:r w:rsidRPr="00432360">
        <w:rPr>
          <w:lang w:val="en-GB"/>
        </w:rPr>
        <w:t xml:space="preserve">Pathophysiology </w:t>
      </w:r>
    </w:p>
    <w:p w14:paraId="2A3E35EE" w14:textId="6D7C9931" w:rsidR="008162BA" w:rsidRPr="00432360" w:rsidRDefault="00213343" w:rsidP="00807A16">
      <w:pPr>
        <w:spacing w:line="360" w:lineRule="auto"/>
        <w:jc w:val="both"/>
        <w:rPr>
          <w:lang w:val="en-GB"/>
        </w:rPr>
      </w:pPr>
      <w:r w:rsidRPr="00432360">
        <w:rPr>
          <w:lang w:val="en-GB"/>
        </w:rPr>
        <w:t xml:space="preserve">Among trauma-related conditions, traumatic brain injury (TBI) </w:t>
      </w:r>
      <w:r w:rsidR="005E564C" w:rsidRPr="00432360">
        <w:rPr>
          <w:lang w:val="en-GB"/>
        </w:rPr>
        <w:t xml:space="preserve">is a major cause of death and disability worldwide and constitutes a significant public health burden </w:t>
      </w:r>
      <w:r w:rsidR="005E564C" w:rsidRPr="00432360">
        <w:rPr>
          <w:lang w:val="en-GB"/>
        </w:rPr>
        <w:fldChar w:fldCharType="begin"/>
      </w:r>
      <w:r w:rsidR="005E564C" w:rsidRPr="00432360">
        <w:rPr>
          <w:lang w:val="en-GB"/>
        </w:rPr>
        <w:instrText xml:space="preserve"> ADDIN ZOTERO_ITEM CSL_CITATION {"citationID":"Vac19BtC","properties":{"formattedCitation":"(3)","plainCitation":"(3)","noteIndex":0},"citationItems":[{"id":12,"uris":["http://zotero.org/users/local/rmsRq3K8/items/Z64FFE5K"],"itemData":{"id":12,"type":"article-journal","abstract":"OBJECTIVES: To evaluate the most up-to-date burden of traumatic brain injury (TBI) and spinal cord injury (SCI) and analyse their leading causes in different countries/territories.\nDESIGN: An analysis of Global Burden of Disease (GBD) data.\nSETTING: The epidemiological data were gathered from GBD Results Tool (1 January, 1990─31 December 2019) covering 21 GBD regions and 204 countries/ territories.\nPARTICIPANTS: Patients with TBI/SCI.\nMAIN OUTCOMES AND MEASURES: Absolute numbers and age-standardised rates/estimates of incidence, prevalence and years lived with disability (YLDs) of TBI/SCI by location in 2019, with their percentage changes from 1990 to 2019. The leading causes (eg, falls) of TBI/SCI in 204 countries/territories.\nRESULTS: Globally, in 2019, TBI had 27.16 million new cases, 48.99 million prevalent cases and 7.08 million YLDs. SCI had 0.91 million new cases, 20.64 million prevalent cases and 6.20 million YLDs. Global age-standardised incidence rates of TBI decreased significantly by -5.5% (95% uncertainty interval -8.9% to -3.0%) from 1990 to 2019, whereas SCI had no significant change (-6.1% (-17.3% to 1.5%)). Regionally, in 2019, Eastern Europe and High-income North America had the highest burden of TBI and SCI, respectively. Nationally, in 2019, Slovenia and Afghanistan had the highest age-standardised incidence rates of TBI and SCI, respectively. For TBI, falls were the leading cause in 74% (150/204) of countries/territories, followed by pedestrian road injuries (14%, 29/204), motor vehicle road injuries (5%, 11/204), and conflict and terrorism (2%, 4/204). For SCI, falls were the leading cause in 97% (198/204) of countries/territories, followed by conflict and terrorism (3%, 6/204).\nCONCLUSIONS: Global age-standardised incidence rates of TBI have decreased significantly since 1990, whereas SCI had no significant change. The leading causes of TBI/SCI globally were falls, but variations did exist between countries/territories. Policy-makers should continue to prioritise interventions to reduce falls, but priorities may vary between countries/territories.","container-title":"BMJ open","DOI":"10.1136/bmjopen-2023-075049","ISSN":"2044-6055","issue":"10","journalAbbreviation":"BMJ Open","language":"eng","note":"PMID: 37802626\nPMCID: PMC10565269","page":"e075049","source":"PubMed","title":"Global, regional and national burden of traumatic brain injury and spinal cord injury, 1990-2019: a systematic analysis for the Global Burden of Disease Study 2019","title-short":"Global, regional and national burden of traumatic brain injury and spinal cord injury, 1990-2019","volume":"13","author":[{"family":"Guan","given":"Bin"},{"family":"Anderson","given":"David B."},{"family":"Chen","given":"Lingxiao"},{"family":"Feng","given":"Shiqing"},{"family":"Zhou","given":"Hengxing"}],"issued":{"date-parts":[["2023",10,6]]}}}],"schema":"https://github.com/citation-style-language/schema/raw/master/csl-citation.json"} </w:instrText>
      </w:r>
      <w:r w:rsidR="005E564C" w:rsidRPr="00432360">
        <w:rPr>
          <w:lang w:val="en-GB"/>
        </w:rPr>
        <w:fldChar w:fldCharType="separate"/>
      </w:r>
      <w:r w:rsidR="00EC7A50" w:rsidRPr="00432360">
        <w:rPr>
          <w:noProof/>
          <w:lang w:val="en-GB"/>
        </w:rPr>
        <w:t>(3)</w:t>
      </w:r>
      <w:r w:rsidR="005E564C" w:rsidRPr="00432360">
        <w:rPr>
          <w:lang w:val="en-GB"/>
        </w:rPr>
        <w:fldChar w:fldCharType="end"/>
      </w:r>
      <w:r w:rsidR="007B5C4A" w:rsidRPr="00432360">
        <w:rPr>
          <w:lang w:val="en-GB"/>
        </w:rPr>
        <w:t xml:space="preserve">. </w:t>
      </w:r>
      <w:r w:rsidR="008162BA" w:rsidRPr="00432360">
        <w:rPr>
          <w:lang w:val="en-GB"/>
        </w:rPr>
        <w:t>TBI is the result of an external force causing neurological impairments that may be either transient or permanent</w:t>
      </w:r>
      <w:r w:rsidR="007B5C4A" w:rsidRPr="00432360">
        <w:rPr>
          <w:lang w:val="en-GB"/>
        </w:rPr>
        <w:t xml:space="preserve"> </w:t>
      </w:r>
      <w:r w:rsidR="008162BA" w:rsidRPr="00432360">
        <w:rPr>
          <w:lang w:val="en-GB"/>
        </w:rPr>
        <w:fldChar w:fldCharType="begin"/>
      </w:r>
      <w:r w:rsidR="008162BA" w:rsidRPr="00432360">
        <w:rPr>
          <w:lang w:val="en-GB"/>
        </w:rPr>
        <w:instrText xml:space="preserve"> ADDIN ZOTERO_ITEM CSL_CITATION {"citationID":"oJmZndwr","properties":{"formattedCitation":"(4)","plainCitation":"(4)","noteIndex":0},"citationItems":[{"id":15,"uris":["http://zotero.org/users/local/rmsRq3K8/items/KTN9SVGT"],"itemData":{"id":15,"type":"article-journal","abstract":"Traumatic brain injury (TBI) is an acquired insult to the brain from an external mechanical force that may result in temporary or permanent impairment. The goal of this article is to provide a general review of the epidemiology, pathophysiology and medical management of adult patients with TBI for providers practicing outside the field of physical medicine and rehabilitation. The medical and rehabilitation management of moderate to severe TBI is the focus of this article, with a brief discussion of the management of mild injuries.","container-title":"The Medical Clinics of North America","DOI":"10.1016/j.mcna.2019.11.001","ISSN":"1557-9859","issue":"2","journalAbbreviation":"Med Clin North Am","language":"eng","note":"PMID: 32035565","page":"213-238","source":"PubMed","title":"Traumatic Brain Injury: An Overview of Epidemiology, Pathophysiology, and Medical Management","title-short":"Traumatic Brain Injury","volume":"104","author":[{"family":"Capizzi","given":"Allison"},{"family":"Woo","given":"Jean"},{"family":"Verduzco-Gutierrez","given":"Monica"}],"issued":{"date-parts":[["2020",3]]}}}],"schema":"https://github.com/citation-style-language/schema/raw/master/csl-citation.json"} </w:instrText>
      </w:r>
      <w:r w:rsidR="008162BA" w:rsidRPr="00432360">
        <w:rPr>
          <w:lang w:val="en-GB"/>
        </w:rPr>
        <w:fldChar w:fldCharType="separate"/>
      </w:r>
      <w:r w:rsidR="00EC7A50" w:rsidRPr="00432360">
        <w:rPr>
          <w:noProof/>
          <w:lang w:val="en-GB"/>
        </w:rPr>
        <w:t>(4)</w:t>
      </w:r>
      <w:r w:rsidR="008162BA" w:rsidRPr="00432360">
        <w:rPr>
          <w:lang w:val="en-GB"/>
        </w:rPr>
        <w:fldChar w:fldCharType="end"/>
      </w:r>
      <w:r w:rsidR="007B5C4A" w:rsidRPr="00432360">
        <w:rPr>
          <w:lang w:val="en-GB"/>
        </w:rPr>
        <w:t xml:space="preserve">. </w:t>
      </w:r>
      <w:r w:rsidR="00E24D4A" w:rsidRPr="00432360">
        <w:rPr>
          <w:lang w:val="en-GB"/>
        </w:rPr>
        <w:t>Furthermore, TBI should not be regarded as a single event but rather as a dynamic process</w:t>
      </w:r>
      <w:r w:rsidR="003225A8" w:rsidRPr="00432360">
        <w:rPr>
          <w:lang w:val="en-GB"/>
        </w:rPr>
        <w:t xml:space="preserve">. </w:t>
      </w:r>
      <w:r w:rsidR="00751E5F" w:rsidRPr="00432360">
        <w:rPr>
          <w:lang w:val="en-GB"/>
        </w:rPr>
        <w:t xml:space="preserve">The initial trauma often triggers a secondary pathophysiological cascade, including ischemia, oedema, and metabolic disturbances, that develop over time and critically influence long-term outcomes </w:t>
      </w:r>
      <w:r w:rsidR="00E24D4A" w:rsidRPr="00432360">
        <w:rPr>
          <w:lang w:val="en-GB"/>
        </w:rPr>
        <w:fldChar w:fldCharType="begin"/>
      </w:r>
      <w:r w:rsidR="00E24D4A" w:rsidRPr="00432360">
        <w:rPr>
          <w:lang w:val="en-GB"/>
        </w:rPr>
        <w:instrText xml:space="preserve"> ADDIN ZOTERO_ITEM CSL_CITATION {"citationID":"FxAXXbsQ","properties":{"formattedCitation":"(5)","plainCitation":"(5)","noteIndex":0},"citationItems":[{"id":17,"uris":["http://zotero.org/users/local/rmsRq3K8/items/QQM9F8TB"],"itemData":{"id":17,"type":"article-journal","abstract":"Despite advances in the management of traumatic brain injury (TBI) in the intensive care unit (ICU), and the implementation of new diagnostic techniques and monitoring modalities, the rate of poor neurological outcomes remains high. Specialized neurocritical care units have been shown to improve outcomes. Guidelines have been developed, but most recommendations are based on low levels of evidence. This has led to substantial heterogeneity in clinical practice for many aspects of TBI management, including multimodal neuromonitoring indications, treatment of intra- and extra-cranial complications, and use of prognostic tools. New tools have recently emerged, such as biomarkers and the use of artificial intelligence, but further research is needed to establish their application in clinical practice. This narrative review aims to describe standards of practice for the management of TBI in the ICU, highlighting current evidence and knowledge gaps, to provide a pragmatic approach for clinicians caring for this population.","container-title":"Intensive Care Medicine","DOI":"10.1007/s00134-025-07967-1","ISSN":"1432-1238","issue":"6","journalAbbreviation":"Intensive Care Med","language":"eng","note":"PMID: 40522481","page":"1112-1127","source":"PubMed","title":"Traumatic brain injury management in the intensive care unit: standard of care and knowledge gaps","title-short":"Traumatic brain injury management in the intensive care unit","volume":"51","author":[{"family":"Robba","given":"Chiara"},{"family":"McCredie","given":"Victoria"},{"family":"Chesnut","given":"Randall M."},{"family":"Citerio","given":"Giuseppe"},{"family":"Gauss","given":"Tobias"},{"family":"Hawryluk","given":"Gregory W. J."},{"family":"Helbok","given":"Raimund"},{"family":"Meyfroidt","given":"Geert"},{"family":"Newcombe","given":"Virginia"},{"family":"Sarwal","given":"Aarti"},{"family":"Taccone","given":"Fabio S."},{"family":"Jagt","given":"Mathieu","non-dropping-particle":"van der"},{"family":"Wahlster","given":"Sarah"},{"family":"Zanier","given":"Elisa R."},{"family":"Bouzat","given":"Pierre"}],"issued":{"date-parts":[["2025",6]]}}}],"schema":"https://github.com/citation-style-language/schema/raw/master/csl-citation.json"} </w:instrText>
      </w:r>
      <w:r w:rsidR="00E24D4A" w:rsidRPr="00432360">
        <w:rPr>
          <w:lang w:val="en-GB"/>
        </w:rPr>
        <w:fldChar w:fldCharType="separate"/>
      </w:r>
      <w:r w:rsidR="00EC7A50" w:rsidRPr="00432360">
        <w:rPr>
          <w:noProof/>
          <w:lang w:val="en-GB"/>
        </w:rPr>
        <w:t>(5)</w:t>
      </w:r>
      <w:r w:rsidR="00E24D4A" w:rsidRPr="00432360">
        <w:rPr>
          <w:lang w:val="en-GB"/>
        </w:rPr>
        <w:fldChar w:fldCharType="end"/>
      </w:r>
      <w:r w:rsidR="00751E5F" w:rsidRPr="00432360">
        <w:rPr>
          <w:lang w:val="en-GB"/>
        </w:rPr>
        <w:t xml:space="preserve">. </w:t>
      </w:r>
      <w:r w:rsidR="00E24D4A" w:rsidRPr="00432360">
        <w:rPr>
          <w:lang w:val="en-GB"/>
        </w:rPr>
        <w:t>As such, patients</w:t>
      </w:r>
      <w:r w:rsidR="00751E5F" w:rsidRPr="00432360">
        <w:rPr>
          <w:lang w:val="en-GB"/>
        </w:rPr>
        <w:t xml:space="preserve"> with TBI</w:t>
      </w:r>
      <w:r w:rsidR="00E24D4A" w:rsidRPr="00432360">
        <w:rPr>
          <w:lang w:val="en-GB"/>
        </w:rPr>
        <w:t xml:space="preserve"> often require admission to the intensive care unit (ICU). </w:t>
      </w:r>
    </w:p>
    <w:p w14:paraId="70393393" w14:textId="35EC23FA" w:rsidR="00222E5C" w:rsidRPr="00432360" w:rsidRDefault="002B77F9" w:rsidP="00DF14C7">
      <w:pPr>
        <w:pStyle w:val="Heading2"/>
        <w:rPr>
          <w:lang w:val="en-GB"/>
        </w:rPr>
      </w:pPr>
      <w:r w:rsidRPr="00432360">
        <w:rPr>
          <w:lang w:val="en-GB"/>
        </w:rPr>
        <w:t xml:space="preserve">Management of TBI </w:t>
      </w:r>
    </w:p>
    <w:p w14:paraId="294AA29E" w14:textId="442AF474" w:rsidR="00222E5C" w:rsidRPr="00432360" w:rsidRDefault="00222E5C" w:rsidP="005D3C1C">
      <w:pPr>
        <w:spacing w:line="360" w:lineRule="auto"/>
        <w:jc w:val="both"/>
        <w:rPr>
          <w:rStyle w:val="Strong"/>
          <w:b w:val="0"/>
          <w:bCs w:val="0"/>
          <w:lang w:val="en-GB"/>
        </w:rPr>
      </w:pPr>
      <w:r w:rsidRPr="00432360">
        <w:rPr>
          <w:lang w:val="en-GB"/>
        </w:rPr>
        <w:t xml:space="preserve">Initial management of TBI spans prehospital and early in-hospital phases and centres on rapid physiological stabilisation and diagnostics </w:t>
      </w:r>
      <w:del w:id="22" w:author="Martin Gerdin Wärnberg" w:date="2025-12-03T22:13:00Z" w16du:dateUtc="2025-12-03T21:13:00Z">
        <w:r w:rsidRPr="00432360" w:rsidDel="008B3E55">
          <w:rPr>
            <w:lang w:val="en-GB"/>
          </w:rPr>
          <w:delText xml:space="preserve">in order for </w:delText>
        </w:r>
      </w:del>
      <w:ins w:id="23" w:author="Martin Gerdin Wärnberg" w:date="2025-12-03T22:13:00Z" w16du:dateUtc="2025-12-03T21:13:00Z">
        <w:r w:rsidR="008B3E55">
          <w:rPr>
            <w:lang w:val="en-GB"/>
          </w:rPr>
          <w:t xml:space="preserve">to limit </w:t>
        </w:r>
      </w:ins>
      <w:r w:rsidRPr="00432360">
        <w:rPr>
          <w:lang w:val="en-GB"/>
        </w:rPr>
        <w:t>secondary injuries</w:t>
      </w:r>
      <w:del w:id="24" w:author="Martin Gerdin Wärnberg" w:date="2025-12-03T22:13:00Z" w16du:dateUtc="2025-12-03T21:13:00Z">
        <w:r w:rsidRPr="00432360" w:rsidDel="008B3E55">
          <w:rPr>
            <w:lang w:val="en-GB"/>
          </w:rPr>
          <w:delText xml:space="preserve"> to be limited</w:delText>
        </w:r>
      </w:del>
      <w:r w:rsidR="0017195F" w:rsidRPr="00432360">
        <w:rPr>
          <w:lang w:val="en-GB"/>
        </w:rPr>
        <w:t xml:space="preserve">. </w:t>
      </w:r>
      <w:r w:rsidR="00004D70" w:rsidRPr="00432360">
        <w:rPr>
          <w:lang w:val="en-GB"/>
        </w:rPr>
        <w:t xml:space="preserve">Protection of the airway in patients with impaired consciousness, adequate oxygenation and normocapnia, and fast correction of hypotension are all prioritised in the initial phase of management as hypoxia and low blood pressures are associated with an increased mortality </w:t>
      </w:r>
      <w:r w:rsidR="00004D70" w:rsidRPr="00432360">
        <w:rPr>
          <w:lang w:val="en-GB"/>
        </w:rPr>
        <w:fldChar w:fldCharType="begin"/>
      </w:r>
      <w:r w:rsidR="00004D70" w:rsidRPr="00432360">
        <w:rPr>
          <w:lang w:val="en-GB"/>
        </w:rPr>
        <w:instrText xml:space="preserve"> ADDIN ZOTERO_ITEM CSL_CITATION {"citationID":"xcLxX86Q","properties":{"formattedCitation":"(6\\uc0\\u8211{}9)","plainCitation":"(6–9)","noteIndex":0},"citationItems":[{"id":35,"uris":["http://zotero.org/users/local/rmsRq3K8/items/HEZPEFQ3"],"itemData":{"id":35,"type":"article-journal","abstract":"The scope and purpose of this work is 2-fold: to synthesize the available evidence and to translate it into recommendations. This document provides recommendations only when there is evidence to support them. As such, they do not constitute a complete protocol for clinical use. Our intention is that these recommendations be used by others to develop treatment protocols, which necessarily need to incorporate consensus and clinical judgment in areas where current evidence is lacking or insufficient. We think it is important to have evidence-based recommendations to clarify what aspects of practice currently can and cannot be supported by evidence, to encourage use of evidence-based treatments that exist, and to encourage creativity in treatment and research in areas where evidence does not exist. The communities of neurosurgery and neuro-intensive care have been early pioneers and supporters of evidence-based medicine and plan to continue in this endeavor. The complete guideline document, which summarizes and evaluates the literature for each topic, and supplemental appendices (A-I) are available online at https://www.braintrauma.org/coma/guidelines.","container-title":"Neurosurgery","DOI":"10.1227/NEU.0000000000001432","ISSN":"1524-4040","issue":"1","journalAbbreviation":"Neurosurgery","language":"eng","note":"PMID: 27654000","page":"6-15","source":"PubMed","title":"Guidelines for the Management of Severe Traumatic Brain Injury, Fourth Edition","volume":"80","author":[{"family":"Carney","given":"Nancy"},{"family":"Totten","given":"Annette M."},{"family":"O'Reilly","given":"Cindy"},{"family":"Ullman","given":"Jamie S."},{"family":"Hawryluk","given":"Gregory W. J."},{"family":"Bell","given":"Michael J."},{"family":"Bratton","given":"Susan L."},{"family":"Chesnut","given":"Randall"},{"family":"Harris","given":"Odette A."},{"family":"Kissoon","given":"Niranjan"},{"family":"Rubiano","given":"Andres M."},{"family":"Shutter","given":"Lori"},{"family":"Tasker","given":"Robert C."},{"family":"Vavilala","given":"Monica S."},{"family":"Wilberger","given":"Jack"},{"family":"Wright","given":"David W."},{"family":"Ghajar","given":"Jamshid"}],"issued":{"date-parts":[["2017",1,1]]}}},{"id":21,"uris":["http://zotero.org/users/local/rmsRq3K8/items/476GCQD9"],"itemData":{"id":21,"type":"article-journal","abstract":"Severe traumatic brain injury (TBI) is currently managed in the intensive care unit with a combined medical-surgical approach. Treatment aims to prevent additional brain damage and to optimise conditions for brain recovery. TBI is typically considered and treated as one pathological entity, although in fact it is a syndrome comprising a range of lesions that can require different therapies and physiological goals. Owing to advances in monitoring and imaging, there is now the potential to identify specific mechanisms of brain damage and to better target treatment to individuals or subsets of patients. Targeted treatment is especially relevant for elderly people-who now represent an increasing proportion of patients with TBI-as preinjury comorbidities and their therapies demand tailored management strategies. Progress in monitoring and in understanding pathophysiological mechanisms of TBI could change current management in the intensive care unit, enabling targeted interventions that could ultimately improve outcomes.","container-title":"The Lancet. Neurology","DOI":"10.1016/S1474-4422(17)30118-7","ISSN":"1474-4465","issue":"6","journalAbbreviation":"Lancet Neurol","language":"eng","note":"PMID: 28504109","page":"452-464","source":"PubMed","title":"Severe traumatic brain injury: targeted management in the intensive care unit","title-short":"Severe traumatic brain injury","volume":"16","author":[{"family":"Stocchetti","given":"Nino"},{"family":"Carbonara","given":"Marco"},{"family":"Citerio","given":"Giuseppe"},{"family":"Ercole","given":"Ari"},{"family":"Skrifvars","given":"Markus B."},{"family":"Smielewski","given":"Peter"},{"family":"Zoerle","given":"Tommaso"},{"family":"Menon","given":"David K."}],"issued":{"date-parts":[["2017",6]]}}},{"id":61,"uris":["http://zotero.org/users/local/rmsRq3K8/items/76AK2SZY"],"itemData":{"id":61,"type":"article-journal","abstract":"As triage and resuscitation protocols evolve, it is critical to determine the major extracranial variables influencing outcome in the setting of severe head injury. We prospectively studied the outcome from severe head injury (GCS score &lt; or = 8) in 717 cases in the Traumatic Coma Data Bank. We investigated the impact on outcome of hypotension (SBP &lt; 90 mm Hg) and hypoxia (Pao2 &lt; or = 60 mm Hg or apnea or cyanosis in the field) as secondary brain insults, occurring from injury through resuscitation. Hypoxia and hypotension were independently associated with significant increases in morbidity and mortality from severe head injury. Hypotension was profoundly detrimental, occurring in 34.6% of these patients and associated with a 150% increase in mortality. The increased morbidity and mortality related to severe trauma to an extracranial organ system appeared primarily attributable to associated hypotension. Improvements in trauma care delivery over the past decade have not markedly altered the adverse influence of hypotension. Hypoxia and hypotension are common and detrimental secondary brain insults. Hypotension, particularly, is a major determinant of outcome from severe head injury. Resuscitation protocols for brain injured patients should assiduously avoid hypovolemic shock on an absolute basis.","container-title":"The Journal of Trauma","DOI":"10.1097/00005373-199302000-00006","ISSN":"0022-5282","issue":"2","journalAbbreviation":"J Trauma","language":"eng","note":"PMID: 8459458","page":"216-222","source":"PubMed","title":"The role of secondary brain injury in determining outcome from severe head injury","volume":"34","author":[{"family":"Chesnut","given":"R. M."},{"family":"Marshall","given":"L. F."},{"family":"Klauber","given":"M. R."},{"family":"Blunt","given":"B. A."},{"family":"Baldwin","given":"N."},{"family":"Eisenberg","given":"H. M."},{"family":"Jane","given":"J. A."},{"family":"Marmarou","given":"A."},{"family":"Foulkes","given":"M. A."}],"issued":{"date-parts":[["1993",2]]}}},{"id":58,"uris":["http://zotero.org/users/local/rmsRq3K8/items/4Z32JNMC"],"itemData":{"id":58,"type":"article-journal","abstract":"Importance\nCurrent prehospital traumatic brain injury guidelines utilize a systolic blood pressure threshold of &lt;90mmHg for treating hypotension (age≥10) based on studies showing higher mortality when blood pressure drops below this level. However, the guidelines also acknowledge the weakness of the supporting evidence.\n\nObjective\nIn a statewide, multisystem study of traumatic brain injury, to evaluate whether any statistically supportable systolic pressure-versus-mortality threshold emerges from the data, a priori, without assuming that a cut-point exists.\n\nDesign\nObservational evaluation of a large prehospital database established as a part of the Excellence in Prehospital Injury Care (EPIC) Traumatic Brain Injury Study (NIH/NINDS-1R01NS071049). The generalized additive model and logistic regression were utilized to determine the relationship between systolic pressure and probability of death, adjusting for significant/important confounders.\n\nSetting\nThe pre-implementation cohort (1/1/2007–3/31/2014) of the EPIC Study.\n\nParticipants\nPatients (age≥10) with moderate/severe traumatic brain injury (Barell Matrix-Type 1 and/or International Classification of Disease-9 head region severity ≥3 and/or Abbreviated Injury Scale head-region severity ≥3) and lowest prehospital systolic pressure between 40 and 119mmHg were included.\n\nMain Outcome Measure\nThe main outcome measure was in-hospital mortality.\n\nResults\nAmong the 3,844 included cases, the model revealed a monotonically-decreasing relationship between systolic pressure and adjusted probability of death across the entire range (40–119mmHg). Each ten-point increase of systolic pressure was associated with a decrease in the adjusted odds of death of 18.8% (aOR=0.812; 95% confidence interval: 0.748–0.883). Thus, the adjusted odds of mortality increase as much for a drop from, say, 110 to 100mmHg as for 90 to 80mmHg, and so on, throughout the range.\n\nConclusions and Relevance\nWe found a linear relationship between lowest prehospital systolic blood pressure and severity-adjusted probability of mortality across an exceptionally wide range. There is no identifiable threshold or inflection point between 40 and 119mmHg. Thus, in traumatic brain injury, the concept that 90mmHg represents a unique or important physiological “cut-point” may be wrong. Furthermore, clinically-meaningful “hypotension” may not be as low as current guidelines suggest. Randomized trials evaluating treatment levels significantly above 90mmHg are needed.","container-title":"JAMA surgery","DOI":"10.1001/jamasurg.2016.4686","ISSN":"2168-6254","issue":"4","journalAbbreviation":"JAMA Surg","note":"PMID: 27926759\nPMCID: PMC5637731","page":"360-368","source":"PubMed Central","title":"Mortality and Prehospital Blood Pressure in Major Traumatic Brain Injury: The Absence of a Hypotension Threshold","title-short":"Mortality and Prehospital Blood Pressure in Major Traumatic Brain Injury","volume":"152","author":[{"family":"Spaite","given":"Daniel W."},{"family":"Hu","given":"Chengcheng"},{"family":"Bobrow","given":"Bentley J."},{"family":"Chikani","given":"Vatsal"},{"family":"Sherrill","given":"Duane"},{"family":"Barnhart","given":"Bruce"},{"family":"Gaither","given":"Joshua B."},{"family":"Denninghoff","given":"Kurt R."},{"family":"Viscusi","given":"Chad"},{"family":"Mullins","given":"Terry"},{"family":"Adelson","given":"P. David"}],"issued":{"date-parts":[["2017",4,1]]}}}],"schema":"https://github.com/citation-style-language/schema/raw/master/csl-citation.json"} </w:instrText>
      </w:r>
      <w:r w:rsidR="00004D70" w:rsidRPr="00432360">
        <w:rPr>
          <w:lang w:val="en-GB"/>
        </w:rPr>
        <w:fldChar w:fldCharType="separate"/>
      </w:r>
      <w:r w:rsidR="00EC7A50" w:rsidRPr="00432360">
        <w:rPr>
          <w:lang w:val="en-GB"/>
        </w:rPr>
        <w:t>(6–9)</w:t>
      </w:r>
      <w:r w:rsidR="00004D70" w:rsidRPr="00432360">
        <w:rPr>
          <w:lang w:val="en-GB"/>
        </w:rPr>
        <w:fldChar w:fldCharType="end"/>
      </w:r>
      <w:r w:rsidR="00004D70" w:rsidRPr="00432360">
        <w:rPr>
          <w:lang w:val="en-GB"/>
        </w:rPr>
        <w:t xml:space="preserve">. </w:t>
      </w:r>
      <w:del w:id="25" w:author="Martin Gerdin Wärnberg" w:date="2025-12-03T22:13:00Z" w16du:dateUtc="2025-12-03T21:13:00Z">
        <w:r w:rsidR="00004D70" w:rsidRPr="00432360" w:rsidDel="008B3E55">
          <w:rPr>
            <w:lang w:val="en-GB"/>
          </w:rPr>
          <w:delText xml:space="preserve"> </w:delText>
        </w:r>
      </w:del>
      <w:r w:rsidR="00004D70" w:rsidRPr="00432360">
        <w:rPr>
          <w:lang w:val="en-GB"/>
        </w:rPr>
        <w:t xml:space="preserve">Non-contrast head CT should be performed without delay to identify surgically remediable lesions. </w:t>
      </w:r>
      <w:commentRangeStart w:id="26"/>
      <w:r w:rsidR="00004D70" w:rsidRPr="00432360">
        <w:rPr>
          <w:lang w:val="en-GB"/>
        </w:rPr>
        <w:t xml:space="preserve">Depending on mechanism and physiology, whole-body CT may be used selectively, as randomised data show no mortality advantage over targeted imaging, while observational work underscores the benefit of </w:t>
      </w:r>
      <w:r w:rsidR="00004D70" w:rsidRPr="00432360">
        <w:rPr>
          <w:rStyle w:val="Strong"/>
          <w:b w:val="0"/>
          <w:bCs w:val="0"/>
          <w:lang w:val="en-GB"/>
        </w:rPr>
        <w:t>immediate</w:t>
      </w:r>
      <w:r w:rsidR="00004D70" w:rsidRPr="00432360">
        <w:rPr>
          <w:lang w:val="en-GB"/>
        </w:rPr>
        <w:t xml:space="preserve"> CT pathways for severely injured patients </w:t>
      </w:r>
      <w:commentRangeEnd w:id="26"/>
      <w:r w:rsidR="008B3E55">
        <w:rPr>
          <w:rStyle w:val="CommentReference"/>
        </w:rPr>
        <w:commentReference w:id="26"/>
      </w:r>
      <w:r w:rsidR="00004D70" w:rsidRPr="00432360">
        <w:rPr>
          <w:lang w:val="en-GB"/>
        </w:rPr>
        <w:fldChar w:fldCharType="begin"/>
      </w:r>
      <w:r w:rsidR="005D3C1C" w:rsidRPr="00432360">
        <w:rPr>
          <w:lang w:val="en-GB"/>
        </w:rPr>
        <w:instrText xml:space="preserve"> ADDIN ZOTERO_ITEM CSL_CITATION {"citationID":"c3qk0utH","properties":{"formattedCitation":"(10,11)","plainCitation":"(10,11)","noteIndex":0},"citationItems":[{"id":69,"uris":["http://zotero.org/users/local/rmsRq3K8/items/L45I9TRK"],"itemData":{"id":69,"type":"article-journal","abstract":"BACKGROUND: Published work suggests a survival benefit for patients with trauma who undergo total-body CT scanning during the initial trauma assessment; however, level 1 evidence is absent. We aimed to assess the effect of total-body CT scanning compared with the standard work-up on in-hospital mortality in patients with trauma.\nMETHODS: We undertook an international, multicentre, randomised controlled trial at four hospitals in the Netherlands and one in Switzerland. Patients aged 18 years or older with trauma with compromised vital parameters, clinical suspicion of life-threatening injuries, or severe injury were randomly assigned (1:1) by ALEA randomisation to immediate total-body CT scanning or to a standard work-up with conventional imaging supplemented with selective CT scanning. Neither doctors nor patients were masked to treatment allocation. The primary endpoint was in-hospital mortality, analysed in the intention-to-treat population and in subgroups of patients with polytrauma and those with traumatic brain injury. The χ(2) test was used to assess differences in mortality. This trial is registered with ClinicalTrials.gov, number NCT01523626.\nFINDINGS: Between April 22, 2011, and Jan 1, 2014, 5475 patients were assessed for eligibility, 1403 of whom were randomly assigned: 702 to immediate total-body CT scanning and 701 to the standard work-up. 541 patients in the immediate total-body CT scanning group and 542 in the standard work-up group were included in the primary analysis. In-hospital mortality did not differ between groups (total-body CT 86 [16%] of 541 vs standard work-up 85 [16%] of 542; p=0.92). In-hospital mortality also did not differ between groups in subgroup analyses in patients with polytrauma (total-body CT 81 [22%] of 362 vs standard work-up 82 [25%] of 331; p=0.46) and traumatic brain injury (68 [38%] of 178 vs 66 [44%] of 151; p=0.31). Three serious adverse events were reported in patients in the total-body CT group (1%), one in the standard work-up group (&lt;1%), and one in a patient who was excluded after random allocation. All five patients died.\nINTERPRETATION: Diagnosing patients with an immediate total-body CT scan does not reduce in-hospital mortality compared with the standard radiological work-up. Because of the increased radiation dose, future research should focus on the selection of patients who will benefit from immediate total-body CT.\nFUNDING: ZonMw, the Netherlands Organisation for Health Research and Development.","container-title":"Lancet (London, England)","DOI":"10.1016/S0140-6736(16)30932-1","ISSN":"1474-547X","issue":"10045","journalAbbreviation":"Lancet","language":"eng","note":"PMID: 27371185","page":"673-683","source":"PubMed","title":"Immediate total-body CT scanning versus conventional imaging and selective CT scanning in patients with severe trauma (REACT-2): a randomised controlled trial","title-short":"Immediate total-body CT scanning versus conventional imaging and selective CT scanning in patients with severe trauma (REACT-2)","volume":"388","author":[{"family":"Sierink","given":"Joanne C."},{"family":"Treskes","given":"Kaij"},{"family":"Edwards","given":"Michael J. R."},{"family":"Beuker","given":"Benn J. A."},{"family":"Hartog","given":"Dennis","non-dropping-particle":"den"},{"family":"Hohmann","given":"Joachim"},{"family":"Dijkgraaf","given":"Marcel G. W."},{"family":"Luitse","given":"Jan S. K."},{"family":"Beenen","given":"Ludo F. M."},{"family":"Hollmann","given":"Markus W."},{"family":"Goslings","given":"J. Carel"},{"literal":"REACT-2 study group"}],"issued":{"date-parts":[["2016",8,13]]}}},{"id":63,"uris":["http://zotero.org/users/local/rmsRq3K8/items/VJVC8EB7"],"itemData":{"id":63,"type":"article-journal","abstract":"BACKGROUND: Immediate whole-body CT (about 10 min after arrival) in an all-in-one resuscitation room equipped with CT has been found to be associated with shorter time to haemostasis and lower in-hospital mortality. The aim of this study was to elucidate the benefits of immediate whole-body CT after hospital arrival in patients with severe trauma with the hypothesis that immediate CT within 10 min is associated with lower in-hospital mortality.\nMETHOD: This retrospective cohort study of patients with an injury severity score of more than 15 who underwent whole-body CT was conducted using the Japanese Trauma Databank (2019-2020). An immediate CT was conducted within 10 min after arrival. In-hospital mortality, frequency of subsequent surgery, and time to surgery were compared with immediate and non-immediate CT. Inverse probability weighting was conducted to adjust for patient backgrounds, including mechanism and severity of injury, prehospital treatment, vital signs, and institutional characteristics.\nRESULTS: Among the 7832 patients included, 646 underwent immediate CT. Immediate CT was associated with lower in-hospital mortality (12.5 versus 15.7 per cent; adjusted OR 0.77 (95 per cent c.i. 0.69 to 0.84); P &lt; 0.001) and fewer damage-control surgeries (OR 0.75 (95 per cent c.i. 0.65 to 0.87)). There was a 10 to 20 min difference in median time to craniotomy, laparotomy, and angiography. These benefits were observed regardless of haemodynamic instability on hospital arrival, while they were identified only in elderly patients with severe injury and altered consciousness.\nCONCLUSION: Immediate CT within 10 min after arrival was associated with decreased in-hospital mortality in severely injured trauma patients.","container-title":"BJS open","DOI":"10.1093/bjsopen/zrac133","ISSN":"2474-9842","issue":"1","journalAbbreviation":"BJS Open","language":"eng","note":"PMID: 36680778\nPMCID: PMC9866241","page":"zrac133","source":"PubMed","title":"Immediate CT after hospital arrival and decreased in-hospital mortality in severely injured trauma patients","volume":"7","author":[{"family":"Yamamoto","given":"Ryo"},{"family":"Suzuki","given":"Masaru"},{"family":"Funabiki","given":"Tomohiro"},{"family":"Sasaki","given":"Junichi"}],"issued":{"date-parts":[["2023",1,6]]}}}],"schema":"https://github.com/citation-style-language/schema/raw/master/csl-citation.json"} </w:instrText>
      </w:r>
      <w:r w:rsidR="00004D70" w:rsidRPr="00432360">
        <w:rPr>
          <w:lang w:val="en-GB"/>
        </w:rPr>
        <w:fldChar w:fldCharType="separate"/>
      </w:r>
      <w:r w:rsidR="00EC7A50" w:rsidRPr="00432360">
        <w:rPr>
          <w:noProof/>
          <w:lang w:val="en-GB"/>
        </w:rPr>
        <w:t>(10,11)</w:t>
      </w:r>
      <w:r w:rsidR="00004D70" w:rsidRPr="00432360">
        <w:rPr>
          <w:lang w:val="en-GB"/>
        </w:rPr>
        <w:fldChar w:fldCharType="end"/>
      </w:r>
      <w:r w:rsidR="005D3C1C" w:rsidRPr="00432360">
        <w:rPr>
          <w:lang w:val="en-GB"/>
        </w:rPr>
        <w:t xml:space="preserve">. Haemostatic strategies in </w:t>
      </w:r>
      <w:r w:rsidR="00DF14C7" w:rsidRPr="00432360">
        <w:rPr>
          <w:lang w:val="en-GB"/>
        </w:rPr>
        <w:t xml:space="preserve">the early stages, such as administering tranexamic acid within three hours of injury, can reduce head injury-related mortality </w:t>
      </w:r>
      <w:r w:rsidR="005D3C1C" w:rsidRPr="00432360">
        <w:rPr>
          <w:lang w:val="en-GB"/>
        </w:rPr>
        <w:fldChar w:fldCharType="begin"/>
      </w:r>
      <w:r w:rsidR="005D3C1C" w:rsidRPr="00432360">
        <w:rPr>
          <w:lang w:val="en-GB"/>
        </w:rPr>
        <w:instrText xml:space="preserve"> ADDIN ZOTERO_ITEM CSL_CITATION {"citationID":"lA0conN4","properties":{"formattedCitation":"(12)","plainCitation":"(12)","noteIndex":0},"citationItems":[{"id":66,"uris":["http://zotero.org/users/local/rmsRq3K8/items/DHC8HU9V"],"itemData":{"id":66,"type":"article-journal","abstract":"BACKGROUND: Tranexamic acid reduces surgical bleeding and decreases mortality in patients with traumatic extracranial bleeding. Intracranial bleeding is common after traumatic brain injury (TBI) and can cause brain herniation and death. We aimed to assess the effects of tranexamic acid in patients with TBI.\nMETHODS: This randomised, placebo-controlled trial was done in 175 hospitals in 29 countries. Adults with TBI who were within 3 h of injury, had a Glasgow Coma Scale (GCS) score of 12 or lower or any intracranial bleeding on CT scan, and no major extracranial bleeding were eligible. The time window for eligibility was originally 8 h but in 2016 the protocol was changed to limit recruitment to patients within 3 h of injury. This change was made blind to the trial data, in response to external evidence suggesting that delayed treatment is unlikely to be effective. We randomly assigned (1:1) patients to receive tranexamic acid (loading dose 1 g over 10 min then infusion of 1 g over 8 h) or matching placebo. Patients were assigned by selecting a numbered treatment pack from a box containing eight packs that were identical apart from the pack number. Patients, caregivers, and those assessing outcomes were masked to allocation. The primary outcome was head injury-related death in hospital within 28 days of injury in patients treated within 3 h of injury. We prespecified a sensitivity analysis that excluded patients with a GCS score of 3 and those with bilateral unreactive pupils at baseline. All analyses were done by intention to treat. This trial was registered with ISRCTN (ISRCTN15088122), ClinicalTrials.gov (NCT01402882), EudraCT (2011-003669-14), and the Pan African Clinical Trial Registry (PACTR20121000441277).\nRESULTS: Between July 20, 2012, and Jan 31, 2019, we randomly allocated 12 737 patients with TBI to receive tranexamic acid (6406 [50·3%] or placebo [6331 [49·7%], of whom 9202 (72·2%) patients were treated within 3 h of injury. Among patients treated within 3 h of injury, the risk of head injury-related death was 18·5% in the tranexamic acid group versus 19·8% in the placebo group (855 vs 892 events; risk ratio [RR] 0·94 [95% CI 0·86-1·02]). In the prespecified sensitivity analysis that excluded patients with a GCS score of 3 or bilateral unreactive pupils at baseline, the risk of head injury-related death was 12·5% in the tranexamic acid group versus 14·0% in the placebo group (485 vs 525 events; RR 0·89 [95% CI 0·80-1·00]). The risk of head injury-related death reduced with tranexamic acid in patients with mild-to-moderate head injury (RR 0·78 [95% CI 0·64-0·95]) but not in patients with severe head injury (0·99 [95% CI 0·91-1·07]; p value for heterogeneity 0·030). Early treatment was more effective than was later treatment in patients with mild and moderate head injury (p=0·005) but time to treatment had no obvious effect in patients with severe head injury (p=0·73). The risk of vascular occlusive events was similar in the tranexamic acid and placebo groups (RR 0·98 (0·74-1·28). The risk of seizures was also similar between groups (1·09 [95% CI 0·90-1·33]).\nINTERPRETATION: Our results show that tranexamic acid is safe in patients with TBI and that treatment within 3 h of injury reduces head injury-related death. Patients should be treated as soon as possible after injury.\nFUNDING: National Institute for Health Research Health Technology Assessment, JP Moulton Charitable Trust, Department of Health and Social Care, Department for International Development, Global Challenges Research Fund, Medical Research Council, and Wellcome Trust (Joint Global Health Trials scheme).\nTRANSLATIONS: For the Arabic, Chinese, French, Hindi, Japanese, Spanish and Urdu translations of the abstract see Supplementary Material.","container-title":"Lancet (London, England)","DOI":"10.1016/S0140-6736(19)32233-0","ISSN":"1474-547X","issue":"10210","journalAbbreviation":"Lancet","language":"eng","note":"PMID: 31623894\nPMCID: PMC6853170","page":"1713-1723","source":"PubMed","title":"Effects of tranexamic acid on death, disability, vascular occlusive events and other morbidities in patients with acute traumatic brain injury (CRASH-3): a randomised, placebo-controlled trial","title-short":"Effects of tranexamic acid on death, disability, vascular occlusive events and other morbidities in patients with acute traumatic brain injury (CRASH-3)","volume":"394","author":[{"literal":"CRASH-3 trial collaborators"}],"issued":{"date-parts":[["2019",11,9]]}}}],"schema":"https://github.com/citation-style-language/schema/raw/master/csl-citation.json"} </w:instrText>
      </w:r>
      <w:r w:rsidR="005D3C1C" w:rsidRPr="00432360">
        <w:rPr>
          <w:lang w:val="en-GB"/>
        </w:rPr>
        <w:fldChar w:fldCharType="separate"/>
      </w:r>
      <w:r w:rsidR="00EC7A50" w:rsidRPr="00432360">
        <w:rPr>
          <w:noProof/>
          <w:lang w:val="en-GB"/>
        </w:rPr>
        <w:t>(12)</w:t>
      </w:r>
      <w:r w:rsidR="005D3C1C" w:rsidRPr="00432360">
        <w:rPr>
          <w:lang w:val="en-GB"/>
        </w:rPr>
        <w:fldChar w:fldCharType="end"/>
      </w:r>
      <w:r w:rsidR="005D3C1C" w:rsidRPr="00432360">
        <w:rPr>
          <w:lang w:val="en-GB"/>
        </w:rPr>
        <w:t xml:space="preserve">. After this initial phase, depending on the </w:t>
      </w:r>
      <w:r w:rsidR="00DF14C7" w:rsidRPr="00432360">
        <w:rPr>
          <w:lang w:val="en-GB"/>
        </w:rPr>
        <w:t>patient's condition, management transitions</w:t>
      </w:r>
      <w:ins w:id="27" w:author="Martin Gerdin Wärnberg" w:date="2025-12-03T22:14:00Z" w16du:dateUtc="2025-12-03T21:14:00Z">
        <w:r w:rsidR="008B3E55">
          <w:rPr>
            <w:lang w:val="en-GB"/>
          </w:rPr>
          <w:t xml:space="preserve"> from?</w:t>
        </w:r>
      </w:ins>
      <w:r w:rsidR="00DF14C7" w:rsidRPr="00432360">
        <w:rPr>
          <w:lang w:val="en-GB"/>
        </w:rPr>
        <w:t xml:space="preserve"> to other areas of the hospital, where prevention of secondary systemic and intracranial insults becomes the primary</w:t>
      </w:r>
      <w:r w:rsidR="005D3C1C" w:rsidRPr="00432360">
        <w:rPr>
          <w:lang w:val="en-GB"/>
        </w:rPr>
        <w:t xml:space="preserve"> focus. </w:t>
      </w:r>
    </w:p>
    <w:p w14:paraId="1B71F859" w14:textId="77777777" w:rsidR="00222E5C" w:rsidRPr="00432360" w:rsidRDefault="00222E5C" w:rsidP="00B84378">
      <w:pPr>
        <w:rPr>
          <w:lang w:val="en-GB"/>
        </w:rPr>
      </w:pPr>
    </w:p>
    <w:p w14:paraId="5EE02DF7" w14:textId="2A8808F0" w:rsidR="008F0358" w:rsidRPr="00432360" w:rsidRDefault="00E01B0D" w:rsidP="00807A16">
      <w:pPr>
        <w:spacing w:line="360" w:lineRule="auto"/>
        <w:jc w:val="both"/>
        <w:rPr>
          <w:i/>
          <w:iCs/>
          <w:lang w:val="en-GB"/>
        </w:rPr>
      </w:pPr>
      <w:commentRangeStart w:id="28"/>
      <w:r w:rsidRPr="00432360">
        <w:rPr>
          <w:lang w:val="en-GB"/>
        </w:rPr>
        <w:lastRenderedPageBreak/>
        <w:t>The management of TBI in the ICU is particularly challenging.</w:t>
      </w:r>
      <w:r w:rsidR="00A52EB5" w:rsidRPr="00432360">
        <w:rPr>
          <w:lang w:val="en-GB"/>
        </w:rPr>
        <w:t xml:space="preserve"> Given the heterogeneity and dynamic nature of the condition</w:t>
      </w:r>
      <w:r w:rsidR="00600F6E" w:rsidRPr="00432360">
        <w:rPr>
          <w:lang w:val="en-GB"/>
        </w:rPr>
        <w:t>, care must prioritise the prevention and limitation of secondary systemic threats such as hypoxia, hypercapnia, arterial hypotension, hyponatraemia and pyrexia. Equal attention must also be directed toward secondary intracranial threats, including expanding haematomas, cerebral contusions and rises in intracranial pressure</w:t>
      </w:r>
      <w:r w:rsidR="00920E83" w:rsidRPr="00432360">
        <w:rPr>
          <w:lang w:val="en-GB"/>
        </w:rPr>
        <w:t xml:space="preserve"> (ICP)</w:t>
      </w:r>
      <w:r w:rsidR="00600F6E" w:rsidRPr="00432360">
        <w:rPr>
          <w:lang w:val="en-GB"/>
        </w:rPr>
        <w:t xml:space="preserve"> </w:t>
      </w:r>
      <w:r w:rsidR="00600F6E" w:rsidRPr="00432360">
        <w:rPr>
          <w:lang w:val="en-GB"/>
        </w:rPr>
        <w:fldChar w:fldCharType="begin"/>
      </w:r>
      <w:r w:rsidR="005D3C1C" w:rsidRPr="00432360">
        <w:rPr>
          <w:lang w:val="en-GB"/>
        </w:rPr>
        <w:instrText xml:space="preserve"> ADDIN ZOTERO_ITEM CSL_CITATION {"citationID":"5XUXXHSC","properties":{"formattedCitation":"(5,7,13)","plainCitation":"(5,7,13)","noteIndex":0},"citationItems":[{"id":17,"uris":["http://zotero.org/users/local/rmsRq3K8/items/QQM9F8TB"],"itemData":{"id":17,"type":"article-journal","abstract":"Despite advances in the management of traumatic brain injury (TBI) in the intensive care unit (ICU), and the implementation of new diagnostic techniques and monitoring modalities, the rate of poor neurological outcomes remains high. Specialized neurocritical care units have been shown to improve outcomes. Guidelines have been developed, but most recommendations are based on low levels of evidence. This has led to substantial heterogeneity in clinical practice for many aspects of TBI management, including multimodal neuromonitoring indications, treatment of intra- and extra-cranial complications, and use of prognostic tools. New tools have recently emerged, such as biomarkers and the use of artificial intelligence, but further research is needed to establish their application in clinical practice. This narrative review aims to describe standards of practice for the management of TBI in the ICU, highlighting current evidence and knowledge gaps, to provide a pragmatic approach for clinicians caring for this population.","container-title":"Intensive Care Medicine","DOI":"10.1007/s00134-025-07967-1","ISSN":"1432-1238","issue":"6","journalAbbreviation":"Intensive Care Med","language":"eng","note":"PMID: 40522481","page":"1112-1127","source":"PubMed","title":"Traumatic brain injury management in the intensive care unit: standard of care and knowledge gaps","title-short":"Traumatic brain injury management in the intensive care unit","volume":"51","author":[{"family":"Robba","given":"Chiara"},{"family":"McCredie","given":"Victoria"},{"family":"Chesnut","given":"Randall M."},{"family":"Citerio","given":"Giuseppe"},{"family":"Gauss","given":"Tobias"},{"family":"Hawryluk","given":"Gregory W. J."},{"family":"Helbok","given":"Raimund"},{"family":"Meyfroidt","given":"Geert"},{"family":"Newcombe","given":"Virginia"},{"family":"Sarwal","given":"Aarti"},{"family":"Taccone","given":"Fabio S."},{"family":"Jagt","given":"Mathieu","non-dropping-particle":"van der"},{"family":"Wahlster","given":"Sarah"},{"family":"Zanier","given":"Elisa R."},{"family":"Bouzat","given":"Pierre"}],"issued":{"date-parts":[["2025",6]]}}},{"id":19,"uris":["http://zotero.org/users/local/rmsRq3K8/items/VZQ6MLN7"],"itemData":{"id":19,"type":"article-journal","abstract":"PURPOSE OF REVIEW: This review aims to summarize recent developments for the management of severe traumatic brain injury (TBI) in the ICU. Recent advancements in TBI ICU management emphasize a progression toward more multimodal approaches and mitigating secondary brain injury by increased focus on careful systemic management.\nRECENT FINDINGS: Invasive monitoring techniques such as continuous intracranial pressure (ICP) and brain tissue oxygen pressure (PbtO 2 ) monitoring are considered standard of care or may become crucial, respectively, for managing severe TBI. Technological advances in noninvasive techniques (e.g. quantitative pupillometry) are likely to advance our diagnostic and prognostic ability. Blood biomarkers, including glial fibrillary acidic protein, neurofilament light chain, and ubiquitin carboxy-terminal hydrolase L1, provide minimally invasive ways to better assess injury severity and predict outcomes. These advancements support personalized care, which will likely influence clinical management strategies in the future.\nSUMMARY: ICP monitoring remains a key component of severe TBI management in ICU. Emerging evidence is slowly changing and improving intensive care and patient outcomes and include both brain-targeted therapies and careful systemic intensive care management.","container-title":"Current Opinion in Anaesthesiology","DOI":"10.1097/ACO.0000000000001468","ISSN":"1473-6500","issue":"2","journalAbbreviation":"Curr Opin Anaesthesiol","language":"eng","note":"PMID: 39936885\nPMCID: PMC11864042","page":"93-99","source":"PubMed","title":"Update on traumatic brain injury in the ICU","volume":"38","author":[{"family":"Slot","given":"Rosalinde E. R."},{"family":"Helbok","given":"Raimund"},{"family":"Jagt","given":"Mathieu","non-dropping-particle":"van der"}],"issued":{"date-parts":[["2025",4,1]]}}},{"id":21,"uris":["http://zotero.org/users/local/rmsRq3K8/items/476GCQD9"],"itemData":{"id":21,"type":"article-journal","abstract":"Severe traumatic brain injury (TBI) is currently managed in the intensive care unit with a combined medical-surgical approach. Treatment aims to prevent additional brain damage and to optimise conditions for brain recovery. TBI is typically considered and treated as one pathological entity, although in fact it is a syndrome comprising a range of lesions that can require different therapies and physiological goals. Owing to advances in monitoring and imaging, there is now the potential to identify specific mechanisms of brain damage and to better target treatment to individuals or subsets of patients. Targeted treatment is especially relevant for elderly people-who now represent an increasing proportion of patients with TBI-as preinjury comorbidities and their therapies demand tailored management strategies. Progress in monitoring and in understanding pathophysiological mechanisms of TBI could change current management in the intensive care unit, enabling targeted interventions that could ultimately improve outcomes.","container-title":"The Lancet. Neurology","DOI":"10.1016/S1474-4422(17)30118-7","ISSN":"1474-4465","issue":"6","journalAbbreviation":"Lancet Neurol","language":"eng","note":"PMID: 28504109","page":"452-464","source":"PubMed","title":"Severe traumatic brain injury: targeted management in the intensive care unit","title-short":"Severe traumatic brain injury","volume":"16","author":[{"family":"Stocchetti","given":"Nino"},{"family":"Carbonara","given":"Marco"},{"family":"Citerio","given":"Giuseppe"},{"family":"Ercole","given":"Ari"},{"family":"Skrifvars","given":"Markus B."},{"family":"Smielewski","given":"Peter"},{"family":"Zoerle","given":"Tommaso"},{"family":"Menon","given":"David K."}],"issued":{"date-parts":[["2017",6]]}}}],"schema":"https://github.com/citation-style-language/schema/raw/master/csl-citation.json"} </w:instrText>
      </w:r>
      <w:r w:rsidR="00600F6E" w:rsidRPr="00432360">
        <w:rPr>
          <w:lang w:val="en-GB"/>
        </w:rPr>
        <w:fldChar w:fldCharType="separate"/>
      </w:r>
      <w:r w:rsidR="00EC7A50" w:rsidRPr="00432360">
        <w:rPr>
          <w:lang w:val="en-GB"/>
        </w:rPr>
        <w:t>(5,7,13)</w:t>
      </w:r>
      <w:r w:rsidR="00600F6E" w:rsidRPr="00432360">
        <w:rPr>
          <w:lang w:val="en-GB"/>
        </w:rPr>
        <w:fldChar w:fldCharType="end"/>
      </w:r>
      <w:r w:rsidR="005357C5" w:rsidRPr="00432360">
        <w:rPr>
          <w:lang w:val="en-GB"/>
        </w:rPr>
        <w:t xml:space="preserve">. </w:t>
      </w:r>
      <w:r w:rsidR="00A52EB5" w:rsidRPr="00432360">
        <w:rPr>
          <w:lang w:val="en-GB"/>
        </w:rPr>
        <w:t xml:space="preserve">Although these complexities are often anticipated, they render ICU care especially vulnerable to deviations from optimal practice, thereby posing risks to both patient safety </w:t>
      </w:r>
      <w:r w:rsidR="00076C56" w:rsidRPr="00432360">
        <w:rPr>
          <w:lang w:val="en-GB"/>
        </w:rPr>
        <w:t>and overall</w:t>
      </w:r>
      <w:r w:rsidR="00A52EB5" w:rsidRPr="00432360">
        <w:rPr>
          <w:lang w:val="en-GB"/>
        </w:rPr>
        <w:t xml:space="preserve"> quality of care</w:t>
      </w:r>
      <w:r w:rsidR="00A52EB5" w:rsidRPr="00432360">
        <w:rPr>
          <w:i/>
          <w:iCs/>
          <w:lang w:val="en-GB"/>
        </w:rPr>
        <w:t>.</w:t>
      </w:r>
      <w:del w:id="29" w:author="Martin Gerdin Wärnberg" w:date="2025-12-03T22:14:00Z" w16du:dateUtc="2025-12-03T21:14:00Z">
        <w:r w:rsidR="00F97F1D" w:rsidRPr="00432360" w:rsidDel="008B3E55">
          <w:rPr>
            <w:i/>
            <w:iCs/>
            <w:lang w:val="en-GB"/>
          </w:rPr>
          <w:delText xml:space="preserve"> </w:delText>
        </w:r>
        <w:r w:rsidR="00B5007E" w:rsidRPr="00432360" w:rsidDel="008B3E55">
          <w:rPr>
            <w:i/>
            <w:iCs/>
            <w:lang w:val="en-GB"/>
          </w:rPr>
          <w:delText xml:space="preserve"> </w:delText>
        </w:r>
        <w:r w:rsidR="00B47771" w:rsidRPr="00432360" w:rsidDel="008B3E55">
          <w:rPr>
            <w:i/>
            <w:iCs/>
            <w:lang w:val="en-GB"/>
          </w:rPr>
          <w:delText xml:space="preserve"> </w:delText>
        </w:r>
      </w:del>
    </w:p>
    <w:p w14:paraId="6DA0518A" w14:textId="3331A62A" w:rsidR="006E0DB4" w:rsidRPr="00432360" w:rsidRDefault="00D11A90" w:rsidP="00807A16">
      <w:pPr>
        <w:spacing w:line="360" w:lineRule="auto"/>
        <w:jc w:val="both"/>
        <w:rPr>
          <w:lang w:val="en-GB"/>
        </w:rPr>
      </w:pPr>
      <w:r w:rsidRPr="00432360">
        <w:rPr>
          <w:lang w:val="en-GB"/>
        </w:rPr>
        <w:t xml:space="preserve">The intensive care of patients with TBI has been addressed in both guidelines and reviews. Multiple recent reviews and guideline updates consistently refer to the Brain Trauma Foundation (BTF) Fourth Edition, which remains a central reference for modern management </w:t>
      </w:r>
      <w:r w:rsidR="004F21CE" w:rsidRPr="00432360">
        <w:rPr>
          <w:lang w:val="en-GB"/>
        </w:rPr>
        <w:fldChar w:fldCharType="begin"/>
      </w:r>
      <w:r w:rsidR="005D3C1C" w:rsidRPr="00432360">
        <w:rPr>
          <w:lang w:val="en-GB"/>
        </w:rPr>
        <w:instrText xml:space="preserve"> ADDIN ZOTERO_ITEM CSL_CITATION {"citationID":"75q0jG5N","properties":{"formattedCitation":"(5,7,13\\uc0\\u8211{}15)","plainCitation":"(5,7,13–15)","noteIndex":0},"citationItems":[{"id":17,"uris":["http://zotero.org/users/local/rmsRq3K8/items/QQM9F8TB"],"itemData":{"id":17,"type":"article-journal","abstract":"Despite advances in the management of traumatic brain injury (TBI) in the intensive care unit (ICU), and the implementation of new diagnostic techniques and monitoring modalities, the rate of poor neurological outcomes remains high. Specialized neurocritical care units have been shown to improve outcomes. Guidelines have been developed, but most recommendations are based on low levels of evidence. This has led to substantial heterogeneity in clinical practice for many aspects of TBI management, including multimodal neuromonitoring indications, treatment of intra- and extra-cranial complications, and use of prognostic tools. New tools have recently emerged, such as biomarkers and the use of artificial intelligence, but further research is needed to establish their application in clinical practice. This narrative review aims to describe standards of practice for the management of TBI in the ICU, highlighting current evidence and knowledge gaps, to provide a pragmatic approach for clinicians caring for this population.","container-title":"Intensive Care Medicine","DOI":"10.1007/s00134-025-07967-1","ISSN":"1432-1238","issue":"6","journalAbbreviation":"Intensive Care Med","language":"eng","note":"PMID: 40522481","page":"1112-1127","source":"PubMed","title":"Traumatic brain injury management in the intensive care unit: standard of care and knowledge gaps","title-short":"Traumatic brain injury management in the intensive care unit","volume":"51","author":[{"family":"Robba","given":"Chiara"},{"family":"McCredie","given":"Victoria"},{"family":"Chesnut","given":"Randall M."},{"family":"Citerio","given":"Giuseppe"},{"family":"Gauss","given":"Tobias"},{"family":"Hawryluk","given":"Gregory W. J."},{"family":"Helbok","given":"Raimund"},{"family":"Meyfroidt","given":"Geert"},{"family":"Newcombe","given":"Virginia"},{"family":"Sarwal","given":"Aarti"},{"family":"Taccone","given":"Fabio S."},{"family":"Jagt","given":"Mathieu","non-dropping-particle":"van der"},{"family":"Wahlster","given":"Sarah"},{"family":"Zanier","given":"Elisa R."},{"family":"Bouzat","given":"Pierre"}],"issued":{"date-parts":[["2025",6]]}}},{"id":19,"uris":["http://zotero.org/users/local/rmsRq3K8/items/VZQ6MLN7"],"itemData":{"id":19,"type":"article-journal","abstract":"PURPOSE OF REVIEW: This review aims to summarize recent developments for the management of severe traumatic brain injury (TBI) in the ICU. Recent advancements in TBI ICU management emphasize a progression toward more multimodal approaches and mitigating secondary brain injury by increased focus on careful systemic management.\nRECENT FINDINGS: Invasive monitoring techniques such as continuous intracranial pressure (ICP) and brain tissue oxygen pressure (PbtO 2 ) monitoring are considered standard of care or may become crucial, respectively, for managing severe TBI. Technological advances in noninvasive techniques (e.g. quantitative pupillometry) are likely to advance our diagnostic and prognostic ability. Blood biomarkers, including glial fibrillary acidic protein, neurofilament light chain, and ubiquitin carboxy-terminal hydrolase L1, provide minimally invasive ways to better assess injury severity and predict outcomes. These advancements support personalized care, which will likely influence clinical management strategies in the future.\nSUMMARY: ICP monitoring remains a key component of severe TBI management in ICU. Emerging evidence is slowly changing and improving intensive care and patient outcomes and include both brain-targeted therapies and careful systemic intensive care management.","container-title":"Current Opinion in Anaesthesiology","DOI":"10.1097/ACO.0000000000001468","ISSN":"1473-6500","issue":"2","journalAbbreviation":"Curr Opin Anaesthesiol","language":"eng","note":"PMID: 39936885\nPMCID: PMC11864042","page":"93-99","source":"PubMed","title":"Update on traumatic brain injury in the ICU","volume":"38","author":[{"family":"Slot","given":"Rosalinde E. R."},{"family":"Helbok","given":"Raimund"},{"family":"Jagt","given":"Mathieu","non-dropping-particle":"van der"}],"issued":{"date-parts":[["2025",4,1]]}}},{"id":21,"uris":["http://zotero.org/users/local/rmsRq3K8/items/476GCQD9"],"itemData":{"id":21,"type":"article-journal","abstract":"Severe traumatic brain injury (TBI) is currently managed in the intensive care unit with a combined medical-surgical approach. Treatment aims to prevent additional brain damage and to optimise conditions for brain recovery. TBI is typically considered and treated as one pathological entity, although in fact it is a syndrome comprising a range of lesions that can require different therapies and physiological goals. Owing to advances in monitoring and imaging, there is now the potential to identify specific mechanisms of brain damage and to better target treatment to individuals or subsets of patients. Targeted treatment is especially relevant for elderly people-who now represent an increasing proportion of patients with TBI-as preinjury comorbidities and their therapies demand tailored management strategies. Progress in monitoring and in understanding pathophysiological mechanisms of TBI could change current management in the intensive care unit, enabling targeted interventions that could ultimately improve outcomes.","container-title":"The Lancet. Neurology","DOI":"10.1016/S1474-4422(17)30118-7","ISSN":"1474-4465","issue":"6","journalAbbreviation":"Lancet Neurol","language":"eng","note":"PMID: 28504109","page":"452-464","source":"PubMed","title":"Severe traumatic brain injury: targeted management in the intensive care unit","title-short":"Severe traumatic brain injury","volume":"16","author":[{"family":"Stocchetti","given":"Nino"},{"family":"Carbonara","given":"Marco"},{"family":"Citerio","given":"Giuseppe"},{"family":"Ercole","given":"Ari"},{"family":"Skrifvars","given":"Markus B."},{"family":"Smielewski","given":"Peter"},{"family":"Zoerle","given":"Tommaso"},{"family":"Menon","given":"David K."}],"issued":{"date-parts":[["2017",6]]}}},{"id":33,"uris":["http://zotero.org/users/local/rmsRq3K8/items/4FH3Y9WN"],"itemData":{"id":33,"type":"article-journal","abstract":"Globally, approximately 70 million people sustain traumatic brain injury each year and this can have significant physical, psychosocial and economic consequences for patients, their families and society. The aim of this review is to provide clinicians with a summary of recent studies of direct relevance to the management of traumatic brain injury in order to promote best clinical practice. The use of tranexamic acid in the management of traumatic brain injury has been the focus of several studies, with one large randomised controlled trial suggesting a reduction in all-cause mortality within 24 h of injury. The use of therapeutic hypothermia does not improve neurological outcomes and maintenance of normothermia remains the optimal management strategy. For seizure management, levetiracetam appears to be as effective as phenytoin, but the optimal dose remains unclear. There has been a lack of clear outcome benefit for any individual osmotherapy agent, with no difference in mortality or neurological recovery. Early tracheostomy (&lt; 7 days from injury) for patients with traumatic brain injury is associated with a reduction in the incidence of ventilator-associated pneumonia and duration of mechanical ventilation, critical care and hospital stay. Further research is needed in order to determine the optimal package of care and interventions. There is a need for research studies to focus on patient-centred outcome measures such as long-term neurological recovery and quality of life.","container-title":"Anaesthesia","DOI":"10.1111/anae.15608","ISSN":"1365-2044","journalAbbreviation":"Anaesthesia","language":"eng","note":"PMID: 35001375","page":"102-112","source":"PubMed","title":"Management of traumatic brain injury: a narrative review of current evidence","title-short":"Management of traumatic brain injury","volume":"77 Suppl 1","author":[{"family":"Wiles","given":"M. D."}],"issued":{"date-parts":[["2022",1]]}}},{"id":24,"uris":["http://zotero.org/users/local/rmsRq3K8/items/343QCF2R"],"itemData":{"id":24,"type":"article-journal","abstract":"Traumatic brain injury (TBI) has been called the ‘silent epidemic’ of modern times, and is the leading cause of mortality and morbidity in children and young adults in both developed and developing nations worldwide. In recent years, the treatment of TBI has undergone a paradigm shift. The management of severe TBI is ideally based on protocol-based guidelines provided by the Brain Trauma Foundation. The aims and objectives of its management are prophylaxis and prompt management of intracranial hypertension and secondary brain injury, maintenance of cerebral perfusion pressure, and ensuring adequate oxygen delivery to injured brain tissue. In this review, the authors discuss protocol-based approaches to the management of severe TBI as per recent guidelines.","container-title":"Korean Journal of Anesthesiology","DOI":"10.4097/kjae.2018.71.1.12","ISSN":"2005-6419","issue":"1","journalAbbreviation":"Korean J Anesthesiol","note":"PMID: 29441170\nPMCID: PMC5809702","page":"12-21","source":"PubMed Central","title":"Management of traumatic brain injury patients","volume":"71","author":[{"family":"Dash","given":"Hari Hara"},{"family":"Chavali","given":"Siddharth"}],"issued":{"date-parts":[["2018",2]]}}}],"schema":"https://github.com/citation-style-language/schema/raw/master/csl-citation.json"} </w:instrText>
      </w:r>
      <w:r w:rsidR="004F21CE" w:rsidRPr="00432360">
        <w:rPr>
          <w:lang w:val="en-GB"/>
        </w:rPr>
        <w:fldChar w:fldCharType="separate"/>
      </w:r>
      <w:r w:rsidR="00EC7A50" w:rsidRPr="00432360">
        <w:rPr>
          <w:lang w:val="en-GB"/>
        </w:rPr>
        <w:t>(5,7,13–15)</w:t>
      </w:r>
      <w:r w:rsidR="004F21CE" w:rsidRPr="00432360">
        <w:rPr>
          <w:lang w:val="en-GB"/>
        </w:rPr>
        <w:fldChar w:fldCharType="end"/>
      </w:r>
      <w:r w:rsidRPr="00432360">
        <w:rPr>
          <w:lang w:val="en-GB"/>
        </w:rPr>
        <w:t xml:space="preserve">. </w:t>
      </w:r>
      <w:r w:rsidR="007D2785" w:rsidRPr="00432360">
        <w:rPr>
          <w:lang w:val="en-GB"/>
        </w:rPr>
        <w:t>The</w:t>
      </w:r>
      <w:r w:rsidRPr="00432360">
        <w:rPr>
          <w:lang w:val="en-GB"/>
        </w:rPr>
        <w:t xml:space="preserve"> BTF</w:t>
      </w:r>
      <w:r w:rsidR="007D2785" w:rsidRPr="00432360">
        <w:rPr>
          <w:lang w:val="en-GB"/>
        </w:rPr>
        <w:t xml:space="preserve"> advises treatment strategies to lower ICP and how to maintain c</w:t>
      </w:r>
      <w:r w:rsidR="002B77F9" w:rsidRPr="00432360">
        <w:rPr>
          <w:lang w:val="en-GB"/>
        </w:rPr>
        <w:t xml:space="preserve">erebral perfusion pressure (CPP) </w:t>
      </w:r>
      <w:r w:rsidR="007D2785" w:rsidRPr="00432360">
        <w:rPr>
          <w:lang w:val="en-GB"/>
        </w:rPr>
        <w:t>within optimal ranges</w:t>
      </w:r>
      <w:r w:rsidR="002B77F9" w:rsidRPr="00432360">
        <w:rPr>
          <w:lang w:val="en-GB"/>
        </w:rPr>
        <w:t>.</w:t>
      </w:r>
      <w:r w:rsidR="007D2785" w:rsidRPr="00432360">
        <w:rPr>
          <w:lang w:val="en-GB"/>
        </w:rPr>
        <w:t xml:space="preserve"> It also discusses what practices to avoid, such as p</w:t>
      </w:r>
      <w:r w:rsidRPr="00432360">
        <w:rPr>
          <w:lang w:val="en-GB"/>
        </w:rPr>
        <w:t>rophylactic hyperventilation within the first 24 hours</w:t>
      </w:r>
      <w:r w:rsidR="007D2785" w:rsidRPr="00432360">
        <w:rPr>
          <w:lang w:val="en-GB"/>
        </w:rPr>
        <w:t xml:space="preserve"> a</w:t>
      </w:r>
      <w:r w:rsidRPr="00432360">
        <w:rPr>
          <w:lang w:val="en-GB"/>
        </w:rPr>
        <w:t>nd corticosteroid usag</w:t>
      </w:r>
      <w:r w:rsidR="007D2785" w:rsidRPr="00432360">
        <w:rPr>
          <w:lang w:val="en-GB"/>
        </w:rPr>
        <w:t xml:space="preserve">e. </w:t>
      </w:r>
      <w:commentRangeEnd w:id="28"/>
      <w:r w:rsidR="008B3E55">
        <w:rPr>
          <w:rStyle w:val="CommentReference"/>
        </w:rPr>
        <w:commentReference w:id="28"/>
      </w:r>
    </w:p>
    <w:p w14:paraId="7DE0CD73" w14:textId="119D34AE" w:rsidR="00D7479A" w:rsidRPr="00432360" w:rsidRDefault="00445F97" w:rsidP="00445F97">
      <w:pPr>
        <w:pStyle w:val="Heading2"/>
        <w:rPr>
          <w:lang w:val="en-GB"/>
        </w:rPr>
      </w:pPr>
      <w:r w:rsidRPr="00432360">
        <w:rPr>
          <w:lang w:val="en-GB"/>
        </w:rPr>
        <w:t xml:space="preserve">Trauma Quality </w:t>
      </w:r>
      <w:r w:rsidR="006140B1" w:rsidRPr="00432360">
        <w:rPr>
          <w:lang w:val="en-GB"/>
        </w:rPr>
        <w:t>Improvement</w:t>
      </w:r>
    </w:p>
    <w:p w14:paraId="45E0F06E" w14:textId="76FD508B" w:rsidR="00B6541B" w:rsidRDefault="00AA645D" w:rsidP="001C0918">
      <w:pPr>
        <w:spacing w:line="360" w:lineRule="auto"/>
        <w:jc w:val="both"/>
        <w:rPr>
          <w:ins w:id="30" w:author="Martin Gerdin Wärnberg" w:date="2025-12-03T22:16:00Z" w16du:dateUtc="2025-12-03T21:16:00Z"/>
          <w:lang w:val="en-GB"/>
        </w:rPr>
      </w:pPr>
      <w:commentRangeStart w:id="31"/>
      <w:r w:rsidRPr="00432360">
        <w:rPr>
          <w:lang w:val="en-GB"/>
        </w:rPr>
        <w:t>Despite the presence of</w:t>
      </w:r>
      <w:r w:rsidR="006140B1" w:rsidRPr="00432360">
        <w:rPr>
          <w:lang w:val="en-GB"/>
        </w:rPr>
        <w:t xml:space="preserve"> systems and </w:t>
      </w:r>
      <w:r w:rsidRPr="00432360">
        <w:rPr>
          <w:lang w:val="en-GB"/>
        </w:rPr>
        <w:t>guidelines</w:t>
      </w:r>
      <w:r w:rsidR="006140B1" w:rsidRPr="00432360">
        <w:rPr>
          <w:lang w:val="en-GB"/>
        </w:rPr>
        <w:t xml:space="preserve"> in place for these patients, </w:t>
      </w:r>
      <w:r w:rsidRPr="00432360">
        <w:rPr>
          <w:lang w:val="en-GB"/>
        </w:rPr>
        <w:t xml:space="preserve">trauma care remains vulnerable to errors, deviations from established practice, and treatment delays, all of which may negatively influence outcomes. </w:t>
      </w:r>
      <w:commentRangeEnd w:id="31"/>
      <w:r w:rsidR="00AA591B" w:rsidRPr="00432360">
        <w:rPr>
          <w:rStyle w:val="CommentReference"/>
          <w:lang w:val="en-GB"/>
        </w:rPr>
        <w:commentReference w:id="31"/>
      </w:r>
      <w:r w:rsidRPr="00432360">
        <w:rPr>
          <w:lang w:val="en-GB"/>
        </w:rPr>
        <w:t>In response, the American College of Surgeons developed the Trauma Quality Improvement Program (TQIP), a risk-adjusted benchmarking system designed to assess the quality of trauma care</w:t>
      </w:r>
      <w:r w:rsidR="00CE033C" w:rsidRPr="00432360">
        <w:rPr>
          <w:lang w:val="en-GB"/>
        </w:rPr>
        <w:t xml:space="preserve">. Through audit filters and peer review, it identifies opportunities for improvement (OFI) and ultimately </w:t>
      </w:r>
      <w:r w:rsidR="00B84378" w:rsidRPr="00432360">
        <w:rPr>
          <w:lang w:val="en-GB"/>
        </w:rPr>
        <w:t xml:space="preserve">aims to </w:t>
      </w:r>
      <w:r w:rsidR="00CE033C" w:rsidRPr="00432360">
        <w:rPr>
          <w:lang w:val="en-GB"/>
        </w:rPr>
        <w:t xml:space="preserve">reduce trauma-related mortality </w:t>
      </w:r>
      <w:ins w:id="32" w:author="Martin Gerdin Wärnberg" w:date="2025-12-03T22:18:00Z" w16du:dateUtc="2025-12-03T21:18:00Z">
        <w:r w:rsidR="00B6541B">
          <w:rPr>
            <w:lang w:val="en-GB"/>
          </w:rPr>
          <w:t xml:space="preserve">and morbidity </w:t>
        </w:r>
      </w:ins>
      <w:r w:rsidR="004F21CE" w:rsidRPr="00432360">
        <w:rPr>
          <w:lang w:val="en-GB"/>
        </w:rPr>
        <w:fldChar w:fldCharType="begin"/>
      </w:r>
      <w:r w:rsidR="005D3C1C" w:rsidRPr="00432360">
        <w:rPr>
          <w:lang w:val="en-GB"/>
        </w:rPr>
        <w:instrText xml:space="preserve"> ADDIN ZOTERO_ITEM CSL_CITATION {"citationID":"C6XgBdvg","properties":{"formattedCitation":"(16,17)","plainCitation":"(16,17)","noteIndex":0},"citationItems":[{"id":38,"uris":["http://zotero.org/users/local/rmsRq3K8/items/RSW7M6XQ"],"itemData":{"id":38,"type":"article-journal","abstract":"Background: The Trauma Quality Improvement Program (American College of Surgery (ACS-TQIP)) uses the existing infrastructure of the Committee on Trauma programs and provides feedback to participating hospitals on risk-adjusted outcomes. This study aimed to analyze and compare the performance of the Level I Hamad Trauma Centre (HTC) with other TQIP participating centers by comparing TQIP aggregate database reports. The primary goal was to pinpoint the variations in adult trauma outcomes and quality measures, identify areas that need improvement, and leverage existing resources to facilitate quality improvement. Methods: A retrospective analysis was performed for the TQIP data from April 2019–March 2020 to April 2020–March 2021. We used the TQIP methodology, inclusion and exclusion criteria, and outcomes. Results: There were 915 patients from Fall 2020 and 884 patients from Fall 2021 that qualified for the TQIP database. The HTC patients’ demographics differed from the TQIP’s aggregate data; they were younger, more predominantly male, and had significantly different mechanisms of injury (MOI) with more traffic-related blunt trauma. Penetrating injuries were more severe in the other centers. During the TQIP Fall 2020 report, the HTC was a low outlier (good performer) in one cohort (all patients) and an average performer in the remaining cohorts. However, during Fall 2021, the HTC showed an improvement and was a low outlier in two cohorts (all patients and severe TBI patients). Overall, the HTC remained an average performer during the report cycles. Conclusions: There was an improvement over time in the risk-adjusted mortality, which reflects the continuous and demanding effort put together by the trauma team. The ACS-TQIP for the external benchmarking of quality improvement could be a contributor to better monitored patient care. Evaluating the TQIP data with emphases on appropriate methodologies, quality measurements, corrective measures, and accurate reporting is warranted.","container-title":"Healthcare","DOI":"10.3390/healthcare11212865","ISSN":"2227-9032","issue":"21","journalAbbreviation":"Healthcare (Basel)","note":"PMID: 37958008\nPMCID: PMC10649144","page":"2865","source":"PubMed Central","title":"Trauma Quality Improvement Program: A Retrospective Analysis from A Middle Eastern National Trauma Center","title-short":"Trauma Quality Improvement Program","volume":"11","author":[{"family":"Al-Thani","given":"Hassan"},{"family":"El-Menyar","given":"Ayman"},{"family":"Khan","given":"Naushad Ahmad"},{"family":"Consunji","given":"Rafael"},{"family":"Mendez","given":"Gladys"},{"family":"Abulkhair","given":"Tarik S."},{"family":"Mollazehi","given":"Monira"},{"family":"Peralta","given":"Ruben"},{"family":"Abdelrahman","given":"Husham"},{"family":"Chughtai","given":"Talat"},{"family":"Rizoli","given":"Sandro"}],"issued":{"date-parts":[["2023",10,31]]}}},{"id":41,"uris":["http://zotero.org/users/local/rmsRq3K8/items/2NTGTLHU"],"itemData":{"id":41,"type":"article-journal","container-title":"Journal of the American College of Surgeons","DOI":"10.1016/j.jamcollsurg.2009.07.001","ISSN":"1879-1190","issue":"4","journalAbbreviation":"J Am Coll Surg","language":"eng","note":"PMID: 19801325","page":"521-530.e1","source":"PubMed","title":"The Trauma Quality Improvement Program of the American College of Surgeons Committee on Trauma","volume":"209","author":[{"family":"Shafi","given":"Shahid"},{"family":"Nathens","given":"Avery B."},{"family":"Cryer","given":"H. Gill"},{"family":"Hemmila","given":"Mark R."},{"family":"Pasquale","given":"Michael D."},{"family":"Clark","given":"David E."},{"family":"Neal","given":"Melanie"},{"family":"Goble","given":"Sandra"},{"family":"Meredith","given":"J. Wayne"},{"family":"Fildes","given":"John J."}],"issued":{"date-parts":[["2009",10]]}}}],"schema":"https://github.com/citation-style-language/schema/raw/master/csl-citation.json"} </w:instrText>
      </w:r>
      <w:r w:rsidR="004F21CE" w:rsidRPr="00432360">
        <w:rPr>
          <w:lang w:val="en-GB"/>
        </w:rPr>
        <w:fldChar w:fldCharType="separate"/>
      </w:r>
      <w:r w:rsidR="00EC7A50" w:rsidRPr="00432360">
        <w:rPr>
          <w:noProof/>
          <w:lang w:val="en-GB"/>
        </w:rPr>
        <w:t>(16,17)</w:t>
      </w:r>
      <w:r w:rsidR="004F21CE" w:rsidRPr="00432360">
        <w:rPr>
          <w:lang w:val="en-GB"/>
        </w:rPr>
        <w:fldChar w:fldCharType="end"/>
      </w:r>
      <w:r w:rsidR="000D4185" w:rsidRPr="00432360">
        <w:rPr>
          <w:lang w:val="en-GB"/>
        </w:rPr>
        <w:t>.</w:t>
      </w:r>
      <w:r w:rsidR="00D31871" w:rsidRPr="00432360">
        <w:rPr>
          <w:lang w:val="en-GB"/>
        </w:rPr>
        <w:t xml:space="preserve"> </w:t>
      </w:r>
    </w:p>
    <w:p w14:paraId="32CC91C8" w14:textId="54BBDB82" w:rsidR="00D31871" w:rsidRPr="00432360" w:rsidRDefault="00D31871" w:rsidP="001C0918">
      <w:pPr>
        <w:spacing w:line="360" w:lineRule="auto"/>
        <w:jc w:val="both"/>
        <w:rPr>
          <w:lang w:val="en-GB"/>
        </w:rPr>
      </w:pPr>
      <w:r w:rsidRPr="00432360">
        <w:rPr>
          <w:lang w:val="en-GB"/>
        </w:rPr>
        <w:t xml:space="preserve">The WHO, </w:t>
      </w:r>
      <w:commentRangeStart w:id="33"/>
      <w:proofErr w:type="gramStart"/>
      <w:r w:rsidRPr="00432360">
        <w:rPr>
          <w:lang w:val="en-GB"/>
        </w:rPr>
        <w:t>however</w:t>
      </w:r>
      <w:commentRangeEnd w:id="33"/>
      <w:proofErr w:type="gramEnd"/>
      <w:r w:rsidR="00B6541B">
        <w:rPr>
          <w:rStyle w:val="CommentReference"/>
        </w:rPr>
        <w:commentReference w:id="33"/>
      </w:r>
      <w:r w:rsidRPr="00432360">
        <w:rPr>
          <w:lang w:val="en-GB"/>
        </w:rPr>
        <w:t xml:space="preserve">, insist that the trauma quality improvement programmes must be a continuous, multidisciplinary process. This entails </w:t>
      </w:r>
      <w:r w:rsidR="003E2915" w:rsidRPr="00432360">
        <w:rPr>
          <w:lang w:val="en-GB"/>
        </w:rPr>
        <w:t xml:space="preserve">audit filters, structured morbidity and mortality and preventable death case reviews </w:t>
      </w:r>
      <w:proofErr w:type="gramStart"/>
      <w:r w:rsidR="003E2915" w:rsidRPr="00432360">
        <w:rPr>
          <w:lang w:val="en-GB"/>
        </w:rPr>
        <w:t>in order to</w:t>
      </w:r>
      <w:proofErr w:type="gramEnd"/>
      <w:r w:rsidR="003E2915" w:rsidRPr="00432360">
        <w:rPr>
          <w:lang w:val="en-GB"/>
        </w:rPr>
        <w:t xml:space="preserve"> find </w:t>
      </w:r>
      <w:r w:rsidR="003A60CD" w:rsidRPr="00432360">
        <w:rPr>
          <w:lang w:val="en-GB"/>
        </w:rPr>
        <w:t>OFIs</w:t>
      </w:r>
      <w:r w:rsidR="003E2915" w:rsidRPr="00432360">
        <w:rPr>
          <w:lang w:val="en-GB"/>
        </w:rPr>
        <w:t xml:space="preserve">. They also discuss </w:t>
      </w:r>
      <w:r w:rsidR="00B11AB3" w:rsidRPr="00432360">
        <w:rPr>
          <w:lang w:val="en-GB"/>
        </w:rPr>
        <w:t>that the formulation of corrective strategies or action plans in response to identified “opportunities for improvement”</w:t>
      </w:r>
      <w:r w:rsidR="007D2785" w:rsidRPr="00432360">
        <w:rPr>
          <w:lang w:val="en-GB"/>
        </w:rPr>
        <w:t xml:space="preserve"> </w:t>
      </w:r>
      <w:r w:rsidR="00B11AB3" w:rsidRPr="00432360">
        <w:rPr>
          <w:lang w:val="en-GB"/>
        </w:rPr>
        <w:t>is essential to trauma quality improvement programmes. Furthermore, the WHO emphasises that TQIP must ensure that corrective measures addressing identified OFI result in tangible and verifiable improvements in outcomes, thereby confirming that deficiencies are not only recognised but also effectively resolved</w:t>
      </w:r>
      <w:r w:rsidR="00E41A48" w:rsidRPr="00432360">
        <w:rPr>
          <w:lang w:val="en-GB"/>
        </w:rPr>
        <w:t xml:space="preserve"> </w:t>
      </w:r>
      <w:r w:rsidR="00E41A48" w:rsidRPr="00432360">
        <w:rPr>
          <w:lang w:val="en-GB"/>
        </w:rPr>
        <w:fldChar w:fldCharType="begin"/>
      </w:r>
      <w:r w:rsidR="00E41A48" w:rsidRPr="00432360">
        <w:rPr>
          <w:lang w:val="en-GB"/>
        </w:rPr>
        <w:instrText xml:space="preserve"> ADDIN ZOTERO_ITEM CSL_CITATION {"citationID":"RkgmmJuh","properties":{"formattedCitation":"(18)","plainCitation":"(18)","noteIndex":0},"citationItems":[{"id":72,"uris":["http://zotero.org/users/local/rmsRq3K8/items/6A3S74IS"],"itemData":{"id":72,"type":"book","event-place":"Geneva","ISBN":"978-92-4-159774-6","language":"en","number-of-pages":"104","publisher":"World Health Organization","publisher-place":"Geneva","source":"K10plus ISBN","title":"Guidelines for trauma quality improvement programmes","editor":[{"literal":"World Health Organization"}],"issued":{"date-parts":[["2009"]]}}}],"schema":"https://github.com/citation-style-language/schema/raw/master/csl-citation.json"} </w:instrText>
      </w:r>
      <w:r w:rsidR="00E41A48" w:rsidRPr="00432360">
        <w:rPr>
          <w:lang w:val="en-GB"/>
        </w:rPr>
        <w:fldChar w:fldCharType="separate"/>
      </w:r>
      <w:r w:rsidR="00EC7A50" w:rsidRPr="00432360">
        <w:rPr>
          <w:noProof/>
          <w:lang w:val="en-GB"/>
        </w:rPr>
        <w:t>(18)</w:t>
      </w:r>
      <w:r w:rsidR="00E41A48" w:rsidRPr="00432360">
        <w:rPr>
          <w:lang w:val="en-GB"/>
        </w:rPr>
        <w:fldChar w:fldCharType="end"/>
      </w:r>
      <w:r w:rsidR="00E41A48" w:rsidRPr="00432360">
        <w:rPr>
          <w:lang w:val="en-GB"/>
        </w:rPr>
        <w:t xml:space="preserve">. </w:t>
      </w:r>
    </w:p>
    <w:p w14:paraId="181FBCF1" w14:textId="18FC4E15" w:rsidR="00D31871" w:rsidRPr="00432360" w:rsidRDefault="00937955" w:rsidP="001C0918">
      <w:pPr>
        <w:spacing w:line="360" w:lineRule="auto"/>
        <w:jc w:val="both"/>
        <w:rPr>
          <w:lang w:val="en-GB"/>
        </w:rPr>
      </w:pPr>
      <w:r w:rsidRPr="00432360">
        <w:rPr>
          <w:lang w:val="en-GB"/>
        </w:rPr>
        <w:t xml:space="preserve">Previous studies and reviews have discussed preventable trauma deaths where recurring patterns occur, namely, delays in imaging and care, missed injuries, deviations in care regarding </w:t>
      </w:r>
      <w:r w:rsidRPr="00432360">
        <w:rPr>
          <w:lang w:val="en-GB"/>
        </w:rPr>
        <w:lastRenderedPageBreak/>
        <w:t>airway-related care, haemorrhage control, and fluid management</w:t>
      </w:r>
      <w:r w:rsidR="0036686E" w:rsidRPr="00432360">
        <w:rPr>
          <w:lang w:val="en-GB"/>
        </w:rPr>
        <w:t xml:space="preserve"> </w:t>
      </w:r>
      <w:r w:rsidR="0036686E" w:rsidRPr="00432360">
        <w:rPr>
          <w:lang w:val="en-GB"/>
        </w:rPr>
        <w:fldChar w:fldCharType="begin"/>
      </w:r>
      <w:r w:rsidR="00E41A48" w:rsidRPr="00432360">
        <w:rPr>
          <w:lang w:val="en-GB"/>
        </w:rPr>
        <w:instrText xml:space="preserve"> ADDIN ZOTERO_ITEM CSL_CITATION {"citationID":"np4bKHCN","properties":{"formattedCitation":"(19\\uc0\\u8211{}23)","plainCitation":"(19–23)","noteIndex":0},"citationItems":[{"id":43,"uris":["http://zotero.org/users/local/rmsRq3K8/items/WZLRNE2E"],"itemData":{"id":43,"type":"article-journal","abstract":"BACKGROUND: The objective is to determine the rate of preventable mortality and the volume and nature of opportunities for improvement (OFI) in care for cases of traumatic death occurring in the state of Utah.\nMETHODS: A retrospective case review of deaths attributed to mechanical trauma throughout the state occurring between January 1, 2005, and December 31, 2005, was conducted. Cases were reviewed by a multidisciplinary panel of physicians and nonphysicians representing the prehospital and hospital phases of care. Deaths were judged frankly preventable, possibly preventable, or nonpreventable. The care rendered in both preventable and nonpreventable cases was evaluated for OFI according to nationally accepted guidelines.\nRESULTS: The overall preventable death rate (frankly and possibly preventable) was 7%. Among those patients surviving to be treated at a hospital, the preventable death rate was 11%. OFIs in care were identified in 76% of all cases; this cumulative proportion includes 51% of prehospital contacts, 67% of those treated in the emergency department (ED), and 40% of those treated post-ED (operating room, intensive care unit, and floor). Issues with care were predominantly related to management of the airway, fluid resuscitation, and chest injury diagnosis and management.\nCONCLUSIONS: The preventable death rate from trauma demonstrated in Utah is similar to that found in other settings where the trauma system is under development but has not reached full maturity. OFIs predominantly exist in the ED and relate to airway management, fluid resuscitation, and chest injury management. Resource organization and education of ED primary care providers in basic principles of stabilization and initial treatment may be the most cost-effective method of reducing preventable deaths in this mixed urban and rural setting. Similar opportunities exist in the prehospital and post-ED phases of care.","container-title":"The Journal of Trauma","DOI":"10.1097/TA.0b013e3181fec9ba","ISSN":"1529-8809","issue":"4","journalAbbreviation":"J Trauma","language":"eng","note":"PMID: 21206286","page":"970-977","source":"PubMed","title":"Analysis of preventable trauma deaths and opportunities for trauma care improvement in utah","volume":"70","author":[{"family":"Sanddal","given":"Teri L."},{"family":"Esposito","given":"Thomas J."},{"family":"Whitney","given":"Jolene R."},{"family":"Hartford","given":"Diane"},{"family":"Taillac","given":"Peter P."},{"family":"Mann","given":"N. Clay"},{"family":"Sanddal","given":"Nels D."}],"issued":{"date-parts":[["2011",4]]}}},{"id":45,"uris":["http://zotero.org/users/local/rmsRq3K8/items/N4XJWWA6"],"itemData":{"id":45,"type":"article-journal","abstract":"OBJECTIVE: To identify patterns of errors contributing to inpatient trauma deaths.\nMETHODS: All inpatient trauma deaths at a high-volume level I trauma center from 1996 to 2004 inclusive were audited. Data were collected with daily trauma registry chart abstraction, weekly morbidity and mortality reports, hospital quality assurance reports, and annual trauma registry analyses of risk of death using TRISS and HARM methodology. Deaths that met criteria for low to medium probability of mortality or those with quality of care concerns were analyzed for errors and then subjected to 3-stage peer review at weekly departmental, monthly hospital, and annual regional forums. Patterns of errors were constructed from the compiled longitudinal data.\nRESULTS: In 9 years, there were 44,401 trauma patient admissions and 2,594 deaths (5.8%), of which 601 met low to medium mortality risks. Sixty-four patients (0.14% admissions, 2.47% deaths) had recognized errors in care that contributed to their death. Important error patterns included: failure to successfully intubate, secure or protect an airway (16%), delayed operative or angiographic control of acute abdominal/pelvic hemorrhage (16%), delayed intervention for ongoing intrathoracic hemorrhage (9%), inadequate DVT or gastrointestinal prophylaxis (9%), lengthy initial operative procedures rather than damage control surgery in unstable patients (8%), over-resuscitation with fluids (5%), and complications of feeding tubes (5%). Resulting data-directed institutional and regional trauma system policy changes have demonstrably reduced the incidence of associated error-related deaths.\nCONCLUSIONS: Preventable deaths will occur even in mature trauma systems. This review has identified error patterns that are likely common in all trauma systems, and for which policy interventions can be effectively targeted.","container-title":"Annals of Surgery","DOI":"10.1097/01.sla.0000234655.83517.56","ISSN":"0003-4932","issue":"3","journalAbbreviation":"Ann Surg","language":"eng","note":"PMID: 16926563\nPMCID: PMC1856538","page":"371-380","source":"PubMed","title":"Patterns of errors contributing to trauma mortality: lessons learned from 2,594 deaths","title-short":"Patterns of errors contributing to trauma mortality","volume":"244","author":[{"family":"Gruen","given":"Russell L."},{"family":"Jurkovich","given":"Gregory J."},{"family":"McIntyre","given":"Lisa K."},{"family":"Foy","given":"Hugh M."},{"family":"Maier","given":"Ronald V."}],"issued":{"date-parts":[["2006",9]]}}},{"id":49,"uris":["http://zotero.org/users/local/rmsRq3K8/items/FXUDGWHS"],"itemData":{"id":49,"type":"article-journal","abstract":"AIM: To study the preventable trauma deaths of hospitalized patients in the United Arab Emirates and to identify opportunities for improvement.\nMETHODS: We analyzed the Abu Dhabi Emirate Trauma Registry data of admitted patients who died in the emergency department or in hospital from 2014 to 2019. A panel of experts categorize the deaths into not preventable (NP), potentially preventable (PP), and definitely preventable (DP).\nRESULTS: A total of 405 deaths were included, and 82.7% were males. The majority (89.1%) were NP, occurring mainly in the emergency department (40.4%) and the intensive care unit (49.9%). The combined potentially preventable and preventable death rate was 10.9%. The median (Interquartile range) age of the DP was 57.5 (37-76) years, compared with 32 (24-42) and 34 (25-55) years for NP and PP, respectively (p = 0.008). Most of the PP deaths occurred in the intensive care unit (55.6%), while the DP occurred mainly in the ward (50%). Falls accounted for 25% of PP and DP. Deficiencies in airway care, hemorrhage control, and fluid management were identified in 25%, 43.2% and 29.5% of the DP/PP deaths, respectively. Seventy-two percent of the Airway deficiencies occurred in the prehospital, while 34.1% of hemorrhage control deficiencies were in the emergency department. Fluid management deficiencies occurred in the emergency department and the operation theater.\nCONCLUSIONS: DP and PP deaths comprised 10.9% of the deaths. Most of the DP occurred in the emergency department and ward. Prehospital Airway and in-hospital hemorrhage and excessive fluid were the main areas for opportunities for improvement.","container-title":"World Journal of Surgery","DOI":"10.1002/wjs.12109","ISSN":"1432-2323","issue":"4","journalAbbreviation":"World J Surg","language":"eng","note":"PMID: 38381056","page":"863-870","source":"PubMed","title":"Preventable deaths in hospitalized trauma patients","volume":"48","author":[{"family":"Alao","given":"David O."},{"family":"Cevik","given":"Arif Alper"},{"family":"Al Shamsi","given":"Fayez"},{"family":"Mousa","given":"Hussam"},{"family":"Elnikety","given":"Sherif"},{"family":"Benour","given":"Mahmoud"},{"family":"Al-Bluwi","given":"Ghada S. M."},{"family":"Abu-Zidan","given":"Fikri M."}],"issued":{"date-parts":[["2024",4]]}}},{"id":47,"uris":["http://zotero.org/users/local/rmsRq3K8/items/7WTE9K88"],"itemData":{"id":47,"type":"article-journal","abstract":"OBJECTIVE: The objective of this study was to analyze the preventable and potentially preventable deaths occurring at a mature Level I trauma center.\nMETHODS: All trauma patients that died during their initial hospital admission during an 8-year period (January, 1998 to December, 2005) were analyzed. The deaths were initially reviewed at a weekly Morbidity and Mortality (M&amp;M) conference followed by a multidisciplinary (Trauma Surgery, Critical Care, Emergency Medicine, Neurosurgery, Nursing, and Coroner) Combined Trauma Death Review Committee, and were classified into nonpreventable, potentially preventable, and preventable deaths. All preventable and potentially preventable deaths were identified for the purpose of the study. Quality improvement death forms included data on epidemiology, vital signs, injury severity, type of injury, probability of survival with Trauma and Injury Severity Score methodology, preventability (nonpreventable, potentially preventable, and preventable deaths), errors in the evaluation and management of the patient, and classification of errors (system, judgment, knowledge). Additional injury details, clinical course, circumstances leading to the death and autopsy findings were abstracted from the trauma registry and individual chart review.\nRESULTS: During the study period, 35,311 patients meeting trauma registry criteria were admitted and a total of 2,081 (5.9%) deaths occurred. Fifty-one deaths were classified as preventable or potentially preventable deaths (0.1% of admissions, 2.5% of deaths). Eleven of them (0.53% of deaths) were classified as preventable and 40 (1.92% of deaths) as potentially preventable deaths. Mean age was 40 years, 66.7% were men, mean Injury Severity Score was 27, 74.5% were blunt. The most common cause of death was bleeding (20, 39.2%) followed by multiple organ dysfunction syndrome (14, 27.5%) and cardiorespiratory arrest (8, 15.6%). This was caused by a delay in treatment (27, 52.9%), clinical judgment error (11, 21.6%), missed diagnosis (6, 11.8%), technical error (4, 7.8%), and other (3, 5.9%). The deaths peaked at two time periods: 26 (51.1%) during the first 24 hours and 16 (31.4%) after 7 days. Only one patient (2.0%) died in the first hour. The most common location of death was the intensive care unit (28, 54.9%), operating room (13, 25.5%), and emergency room (5, 9.8%).\nCONCLUSION: Preventable or potentially preventable deaths are rare but do occur at an academic Level I trauma center. Delay in treatment and error in judgment are the leading causes of preventable and potentially preventable deaths.","container-title":"The Journal of Trauma","DOI":"10.1097/TA.0b013e31815078ae","ISSN":"1529-8809","issue":"6","journalAbbreviation":"J Trauma","language":"eng","note":"PMID: 18212658","page":"1338-1346; discussion 1346-1347","source":"PubMed","title":"Preventable or potentially preventable mortality at a mature trauma center","volume":"63","author":[{"family":"Teixeira","given":"Pedro G. R."},{"family":"Inaba","given":"Kenji"},{"family":"Hadjizacharia","given":"Pantelis"},{"family":"Brown","given":"Carlos"},{"family":"Salim","given":"Ali"},{"family":"Rhee","given":"Peter"},{"family":"Browder","given":"Timothy"},{"family":"Noguchi","given":"Thomas T."},{"family":"Demetriades","given":"Demetrios"}],"issued":{"date-parts":[["2007",12]]}}},{"id":51,"uris":["http://zotero.org/users/local/rmsRq3K8/items/AIWL5BC3"],"itemData":{"id":51,"type":"article-journal","abstract":"BACKGROUND: The state legislature codified and funded the Arkansas Trauma System (ATS) in 2009. Quarterly preventable mortality reviews (PMRs) by the ATS began in 2015 and were used to guide state-wide targeted education to reduce preventable or potentially preventable (P/PP) deaths. We present the results of this PMR-education initiative from 2015 to 2022.\nSTUDY DESIGN: The ATS uses a statistical sampling model of the Arkansas Trauma Registry to select ~40% of the deaths for quarterly review, reflecting the overall the Arkansas Trauma Registry mortality population. A multispecialty PMR committee reviews the medical records from prehospital care to death, and hospital and regional advisory council reviews for each death. The PMR committee assigns opportunities for improvement (OFIs), cause(s) of death, and the likelihood of preventability for each case. Education to improve trauma care includes annual state-wide trauma meetings, novel classes targeted at level III/IV trauma center hospital providers, trauma evidence-based guidelines, and PMR \"pearls.\"\nRESULTS: We reviewed 1,979 deaths with 211 (10.6%) deaths judged to be P/PP deaths. There was a progressive decrease in P/PP deaths and OFIs for P/PP deaths. Five OFI types targeted by education accounted for 72% of the 24 possible OFI types in the P/PP cases, and 94% of the \"contributory OFIs.\" Reductions in \"delay in treatment\" resulted in the most rapid decrease in P/PP deaths.\nCONCLUSIONS: Using ongoing PMR studies to target provider education led to a reduction in P/PP deaths and OFIs for P/PP deaths. Focusing on education designed to improve preventable mortality can result in a substantial decrease in P/PP deaths by 43% (14% to 8%) for trauma systems.","container-title":"Journal of the American College of Surgeons","DOI":"10.1097/XCS.0000000000000935","ISSN":"1879-1190","issue":"4","journalAbbreviation":"J Am Coll Surg","language":"eng","note":"PMID: 38149781","page":"426-434","source":"PubMed","title":"Progressive Reduction in Preventable Mortality in a State Trauma System Using Continuous Preventable Mortality Review to Drive Provider Education: Results of Analyzing 1,979 Trauma Deaths from 2015 to 2022","title-short":"Progressive Reduction in Preventable Mortality in a State Trauma System Using Continuous Preventable Mortality Review to Drive Provider Education","volume":"238","author":[{"family":"Mabry","given":"Charles D."},{"family":"Davis","given":"Benjamin"},{"family":"Sutherland","given":"Michael"},{"family":"Robertson","given":"Ronald"},{"family":"Carger","given":"Jennifer"},{"family":"Wyrick","given":"Deidre"},{"family":"Collins","given":"Terry"},{"family":"Porter","given":"Austin"},{"family":"Kalkwarf","given":"Kyle"}],"issued":{"date-parts":[["2024",4,1]]}}}],"schema":"https://github.com/citation-style-language/schema/raw/master/csl-citation.json"} </w:instrText>
      </w:r>
      <w:r w:rsidR="0036686E" w:rsidRPr="00432360">
        <w:rPr>
          <w:lang w:val="en-GB"/>
        </w:rPr>
        <w:fldChar w:fldCharType="separate"/>
      </w:r>
      <w:r w:rsidR="00EC7A50" w:rsidRPr="00432360">
        <w:rPr>
          <w:lang w:val="en-GB"/>
        </w:rPr>
        <w:t>(19–23)</w:t>
      </w:r>
      <w:r w:rsidR="0036686E" w:rsidRPr="00432360">
        <w:rPr>
          <w:lang w:val="en-GB"/>
        </w:rPr>
        <w:fldChar w:fldCharType="end"/>
      </w:r>
      <w:r w:rsidR="00D90619" w:rsidRPr="00432360">
        <w:rPr>
          <w:lang w:val="en-GB"/>
        </w:rPr>
        <w:t xml:space="preserve">. </w:t>
      </w:r>
      <w:r w:rsidR="00B35C91" w:rsidRPr="00432360">
        <w:rPr>
          <w:lang w:val="en-GB"/>
        </w:rPr>
        <w:t xml:space="preserve">Importantly, some of these findings were observed in high-performing level I trauma centres, underscoring that even mature systems remain vulnerable to error. </w:t>
      </w:r>
      <w:commentRangeStart w:id="34"/>
      <w:r w:rsidR="00B35C91" w:rsidRPr="00432360">
        <w:rPr>
          <w:lang w:val="en-GB"/>
        </w:rPr>
        <w:t>Furthermore, injuries to the central nervous system</w:t>
      </w:r>
      <w:r w:rsidR="00591ACF" w:rsidRPr="00432360">
        <w:rPr>
          <w:lang w:val="en-GB"/>
        </w:rPr>
        <w:t>, like TBI, a</w:t>
      </w:r>
      <w:r w:rsidR="00B35C91" w:rsidRPr="00432360">
        <w:rPr>
          <w:lang w:val="en-GB"/>
        </w:rPr>
        <w:t>ccount for a substantial proportion of trauma-related deaths, as demonstrated in analyses from large registries such as the Arkansas Trauma Registry</w:t>
      </w:r>
      <w:commentRangeEnd w:id="34"/>
      <w:r w:rsidR="00B6541B">
        <w:rPr>
          <w:rStyle w:val="CommentReference"/>
        </w:rPr>
        <w:commentReference w:id="34"/>
      </w:r>
      <w:r w:rsidR="00B35C91" w:rsidRPr="00432360">
        <w:rPr>
          <w:lang w:val="en-GB"/>
        </w:rPr>
        <w:t xml:space="preserve"> </w:t>
      </w:r>
      <w:r w:rsidR="006667C4" w:rsidRPr="00432360">
        <w:rPr>
          <w:lang w:val="en-GB"/>
        </w:rPr>
        <w:fldChar w:fldCharType="begin"/>
      </w:r>
      <w:r w:rsidR="00E41A48" w:rsidRPr="00432360">
        <w:rPr>
          <w:lang w:val="en-GB"/>
        </w:rPr>
        <w:instrText xml:space="preserve"> ADDIN ZOTERO_ITEM CSL_CITATION {"citationID":"Ui5g77DT","properties":{"formattedCitation":"(23)","plainCitation":"(23)","noteIndex":0},"citationItems":[{"id":51,"uris":["http://zotero.org/users/local/rmsRq3K8/items/AIWL5BC3"],"itemData":{"id":51,"type":"article-journal","abstract":"BACKGROUND: The state legislature codified and funded the Arkansas Trauma System (ATS) in 2009. Quarterly preventable mortality reviews (PMRs) by the ATS began in 2015 and were used to guide state-wide targeted education to reduce preventable or potentially preventable (P/PP) deaths. We present the results of this PMR-education initiative from 2015 to 2022.\nSTUDY DESIGN: The ATS uses a statistical sampling model of the Arkansas Trauma Registry to select ~40% of the deaths for quarterly review, reflecting the overall the Arkansas Trauma Registry mortality population. A multispecialty PMR committee reviews the medical records from prehospital care to death, and hospital and regional advisory council reviews for each death. The PMR committee assigns opportunities for improvement (OFIs), cause(s) of death, and the likelihood of preventability for each case. Education to improve trauma care includes annual state-wide trauma meetings, novel classes targeted at level III/IV trauma center hospital providers, trauma evidence-based guidelines, and PMR \"pearls.\"\nRESULTS: We reviewed 1,979 deaths with 211 (10.6%) deaths judged to be P/PP deaths. There was a progressive decrease in P/PP deaths and OFIs for P/PP deaths. Five OFI types targeted by education accounted for 72% of the 24 possible OFI types in the P/PP cases, and 94% of the \"contributory OFIs.\" Reductions in \"delay in treatment\" resulted in the most rapid decrease in P/PP deaths.\nCONCLUSIONS: Using ongoing PMR studies to target provider education led to a reduction in P/PP deaths and OFIs for P/PP deaths. Focusing on education designed to improve preventable mortality can result in a substantial decrease in P/PP deaths by 43% (14% to 8%) for trauma systems.","container-title":"Journal of the American College of Surgeons","DOI":"10.1097/XCS.0000000000000935","ISSN":"1879-1190","issue":"4","journalAbbreviation":"J Am Coll Surg","language":"eng","note":"PMID: 38149781","page":"426-434","source":"PubMed","title":"Progressive Reduction in Preventable Mortality in a State Trauma System Using Continuous Preventable Mortality Review to Drive Provider Education: Results of Analyzing 1,979 Trauma Deaths from 2015 to 2022","title-short":"Progressive Reduction in Preventable Mortality in a State Trauma System Using Continuous Preventable Mortality Review to Drive Provider Education","volume":"238","author":[{"family":"Mabry","given":"Charles D."},{"family":"Davis","given":"Benjamin"},{"family":"Sutherland","given":"Michael"},{"family":"Robertson","given":"Ronald"},{"family":"Carger","given":"Jennifer"},{"family":"Wyrick","given":"Deidre"},{"family":"Collins","given":"Terry"},{"family":"Porter","given":"Austin"},{"family":"Kalkwarf","given":"Kyle"}],"issued":{"date-parts":[["2024",4,1]]}}}],"schema":"https://github.com/citation-style-language/schema/raw/master/csl-citation.json"} </w:instrText>
      </w:r>
      <w:r w:rsidR="006667C4" w:rsidRPr="00432360">
        <w:rPr>
          <w:lang w:val="en-GB"/>
        </w:rPr>
        <w:fldChar w:fldCharType="separate"/>
      </w:r>
      <w:r w:rsidR="00EC7A50" w:rsidRPr="00432360">
        <w:rPr>
          <w:noProof/>
          <w:lang w:val="en-GB"/>
        </w:rPr>
        <w:t>(23)</w:t>
      </w:r>
      <w:r w:rsidR="006667C4" w:rsidRPr="00432360">
        <w:rPr>
          <w:lang w:val="en-GB"/>
        </w:rPr>
        <w:fldChar w:fldCharType="end"/>
      </w:r>
      <w:r w:rsidR="006667C4" w:rsidRPr="00432360">
        <w:rPr>
          <w:lang w:val="en-GB"/>
        </w:rPr>
        <w:t xml:space="preserve">. </w:t>
      </w:r>
      <w:r w:rsidR="001C0918" w:rsidRPr="00432360">
        <w:rPr>
          <w:lang w:val="en-GB"/>
        </w:rPr>
        <w:t>Yet, while previous research has described OFI in trauma resuscitation and in general ICU trauma cohorts, relatively little is known about the prevalence, nature, and determinants of OFI specifically among patients with TBI.</w:t>
      </w:r>
    </w:p>
    <w:p w14:paraId="2EB712E3" w14:textId="3C827C49" w:rsidR="00B5493E" w:rsidRPr="00432360" w:rsidRDefault="00B5493E" w:rsidP="00B5493E">
      <w:pPr>
        <w:pStyle w:val="Heading2"/>
        <w:rPr>
          <w:lang w:val="en-GB"/>
        </w:rPr>
      </w:pPr>
      <w:r w:rsidRPr="00432360">
        <w:rPr>
          <w:lang w:val="en-GB"/>
        </w:rPr>
        <w:t>Rationale for this study</w:t>
      </w:r>
    </w:p>
    <w:p w14:paraId="1B412275" w14:textId="3DAC3F4E" w:rsidR="00AA591B" w:rsidRPr="00432360" w:rsidRDefault="00591ACF" w:rsidP="000B696C">
      <w:pPr>
        <w:spacing w:line="360" w:lineRule="auto"/>
        <w:jc w:val="both"/>
        <w:rPr>
          <w:lang w:val="en-GB"/>
        </w:rPr>
      </w:pPr>
      <w:r w:rsidRPr="00432360">
        <w:rPr>
          <w:lang w:val="en-GB"/>
        </w:rPr>
        <w:t xml:space="preserve">TBI remains a challenge within modern trauma systems, not only due to its contribution to mortality but also due to the </w:t>
      </w:r>
      <w:commentRangeStart w:id="35"/>
      <w:r w:rsidRPr="00432360">
        <w:rPr>
          <w:lang w:val="en-GB"/>
        </w:rPr>
        <w:t>magnifying impact on the outcome because of small process deviations.</w:t>
      </w:r>
      <w:commentRangeEnd w:id="35"/>
      <w:r w:rsidR="00B6541B">
        <w:rPr>
          <w:rStyle w:val="CommentReference"/>
        </w:rPr>
        <w:commentReference w:id="35"/>
      </w:r>
      <w:r w:rsidRPr="00432360">
        <w:rPr>
          <w:lang w:val="en-GB"/>
        </w:rPr>
        <w:t xml:space="preserve"> </w:t>
      </w:r>
      <w:commentRangeStart w:id="36"/>
      <w:r w:rsidRPr="00432360">
        <w:rPr>
          <w:lang w:val="en-GB"/>
        </w:rPr>
        <w:t>Delays in imaging, inconsistent airway management, and lapses in haemodynamic measures are all examples that can result in irreversible damage</w:t>
      </w:r>
      <w:commentRangeEnd w:id="36"/>
      <w:r w:rsidR="00B6541B">
        <w:rPr>
          <w:rStyle w:val="CommentReference"/>
        </w:rPr>
        <w:commentReference w:id="36"/>
      </w:r>
      <w:r w:rsidRPr="00432360">
        <w:rPr>
          <w:lang w:val="en-GB"/>
        </w:rPr>
        <w:t>. Although TQIP have been developed to identify and correct such lapses,</w:t>
      </w:r>
      <w:r w:rsidR="004C6541" w:rsidRPr="00432360">
        <w:rPr>
          <w:lang w:val="en-GB"/>
        </w:rPr>
        <w:t xml:space="preserve"> with the WHO stressing the importance of linking OFIs to corrective actions and verification of bettered outcomes, most research has been done on mixed trauma cohorts. This, on the other hand, leaves TBI-specific vulnerabilities </w:t>
      </w:r>
      <w:del w:id="37" w:author="Martin Gerdin Wärnberg" w:date="2025-12-03T22:21:00Z" w16du:dateUtc="2025-12-03T21:21:00Z">
        <w:r w:rsidR="004C6541" w:rsidRPr="00432360" w:rsidDel="00B6541B">
          <w:rPr>
            <w:lang w:val="en-GB"/>
          </w:rPr>
          <w:delText>undercharacterised</w:delText>
        </w:r>
      </w:del>
      <w:ins w:id="38" w:author="Martin Gerdin Wärnberg" w:date="2025-12-03T22:21:00Z" w16du:dateUtc="2025-12-03T21:21:00Z">
        <w:r w:rsidR="00B6541B" w:rsidRPr="00432360">
          <w:rPr>
            <w:lang w:val="en-GB"/>
          </w:rPr>
          <w:t>under characterised</w:t>
        </w:r>
      </w:ins>
      <w:r w:rsidR="00D06AD5" w:rsidRPr="00432360">
        <w:rPr>
          <w:lang w:val="en-GB"/>
        </w:rPr>
        <w:t>. R</w:t>
      </w:r>
      <w:r w:rsidR="004C6541" w:rsidRPr="00432360">
        <w:rPr>
          <w:lang w:val="en-GB"/>
        </w:rPr>
        <w:t>ecent work</w:t>
      </w:r>
      <w:r w:rsidR="003C3754" w:rsidRPr="00432360">
        <w:rPr>
          <w:lang w:val="en-GB"/>
        </w:rPr>
        <w:t xml:space="preserve"> by Szolnoky </w:t>
      </w:r>
      <w:r w:rsidR="003C3754" w:rsidRPr="00432360">
        <w:rPr>
          <w:i/>
          <w:iCs/>
          <w:lang w:val="en-GB"/>
        </w:rPr>
        <w:t>et al</w:t>
      </w:r>
      <w:r w:rsidR="003C3754" w:rsidRPr="00432360">
        <w:rPr>
          <w:lang w:val="en-GB"/>
        </w:rPr>
        <w:t xml:space="preserve">. suggests that, despite overall declines in OFI, patients with TBI remain at risk of </w:t>
      </w:r>
      <w:commentRangeStart w:id="39"/>
      <w:r w:rsidR="003C3754" w:rsidRPr="00432360">
        <w:rPr>
          <w:lang w:val="en-GB"/>
        </w:rPr>
        <w:t>preventable shortcomings</w:t>
      </w:r>
      <w:commentRangeEnd w:id="39"/>
      <w:r w:rsidR="00B6541B">
        <w:rPr>
          <w:rStyle w:val="CommentReference"/>
        </w:rPr>
        <w:commentReference w:id="39"/>
      </w:r>
      <w:r w:rsidR="003C3754" w:rsidRPr="00432360">
        <w:rPr>
          <w:lang w:val="en-GB"/>
        </w:rPr>
        <w:t xml:space="preserve">, underscoring the need for TBI-specific quality improvement efforts </w:t>
      </w:r>
      <w:r w:rsidR="003C3754" w:rsidRPr="00432360">
        <w:rPr>
          <w:lang w:val="en-GB"/>
        </w:rPr>
        <w:fldChar w:fldCharType="begin"/>
      </w:r>
      <w:r w:rsidR="003C3754" w:rsidRPr="00432360">
        <w:rPr>
          <w:lang w:val="en-GB"/>
        </w:rPr>
        <w:instrText xml:space="preserve"> ADDIN ZOTERO_ITEM CSL_CITATION {"citationID":"Hqocxk5y","properties":{"formattedCitation":"(24)","plainCitation":"(24)","noteIndex":0},"citationItems":[{"id":53,"uris":["http://zotero.org/users/local/rmsRq3K8/items/A5HNF92W"],"itemData":{"id":53,"type":"article-journal","abstract":"INTRODUCTION: Trauma is a leading cause of death in individuals aged 45 and younger, contributing significantly to the global disease burden. Local trauma quality improvement programs have been implemented to improve clinical practice and patient outcomes. Multidisciplinary peer reviews, included in quality improvement programs, aim to identify opportunities for improvement in trauma patient care and implement corrective measures. This study assesses the incidence and trends of these opportunities across clinically important trauma cohorts.\nMETHODS: We conducted a retrospective cohort study using data from the trauma registry at Karolinska University Hospital in Solna, Sweden, between 2017 and 2022. Patients screened for opportunities for improvement were categorized into common trauma cohorts. Logistic regression was used to analyze trends in the occurrence of opportunities for improvement over the years in each cohort. The relationship between opportunities for improvement and trauma cohorts was also assessed.\nRESULTS: Out of 7192 patients included, 404 (6%) had at least one opportunity for improvement. A statistically significant decrease in opportunities for improvement per year was observed overall (OR 0.90; 95% CI 0.84 to 0.95). Significant decreases were identified in patients with blunt multisystem trauma without traumatic brain injury (TBI) (OR 0.82; 95% CI 0.72 to 0.93), isolated severe TBI (OR 0.61; 95% CI 0.41 to 0.91), and severe penetrating injuries (OR 0.68; 95% CI 0.50 to 0.92). The blunt multisystem with TBI cohort showed a non-significant increase. After adjusting for Injury Severity Score, only the blunt multisystem without TBI cohort remained significantly associated with opportunities for improvement (OR 1.69; 95% CI 1.24 to 2.31).\nCONCLUSION: The incidence of opportunities for improvement in trauma care showed a significant decrease, indicating that the current trauma quality improvement program at Karolinska University Hospital may be effective in reducing opportunities for improvement. Patients with blunt multisystem trauma without TBI were at higher risk for opportunities for improvement compared with other trauma cohorts.\nLEVEL OF EVIDENCE: Level IV: retrospective study with up to three negative criteria.","container-title":"Trauma Surgery &amp; Acute Care Open","DOI":"10.1136/tsaco-2024-001676","ISSN":"2397-5776","issue":"2","journalAbbreviation":"Trauma Surg Acute Care Open","language":"eng","note":"PMID: 40406234\nPMCID: PMC12096987","page":"e001676","source":"PubMed","title":"Incidence of opportunities for improvement in trauma patient care: a retrospective registry-based study","title-short":"Incidence of opportunities for improvement in trauma patient care","volume":"10","author":[{"family":"Szolnoky","given":"Kelvin"},{"family":"Joneborg","given":"Elias"},{"family":"Attergrim","given":"Jonatan"},{"family":"Albaaj","given":"Hussein"},{"family":"Strömmer","given":"Lovisa"},{"family":"Brattström","given":"Olof"},{"family":"Jacobsson","given":"Martin"},{"family":"Wärnberg","given":"Martin Gerdin"}],"issued":{"date-parts":[["2025"]]}}}],"schema":"https://github.com/citation-style-language/schema/raw/master/csl-citation.json"} </w:instrText>
      </w:r>
      <w:r w:rsidR="003C3754" w:rsidRPr="00432360">
        <w:rPr>
          <w:lang w:val="en-GB"/>
        </w:rPr>
        <w:fldChar w:fldCharType="separate"/>
      </w:r>
      <w:r w:rsidR="00EC7A50" w:rsidRPr="00432360">
        <w:rPr>
          <w:noProof/>
          <w:lang w:val="en-GB"/>
        </w:rPr>
        <w:t>(24)</w:t>
      </w:r>
      <w:r w:rsidR="003C3754" w:rsidRPr="00432360">
        <w:rPr>
          <w:lang w:val="en-GB"/>
        </w:rPr>
        <w:fldChar w:fldCharType="end"/>
      </w:r>
      <w:r w:rsidR="003C3754" w:rsidRPr="00432360">
        <w:rPr>
          <w:lang w:val="en-GB"/>
        </w:rPr>
        <w:t>.</w:t>
      </w:r>
      <w:r w:rsidR="00E16AF0" w:rsidRPr="00432360">
        <w:rPr>
          <w:lang w:val="en-GB"/>
        </w:rPr>
        <w:t xml:space="preserve"> Therefore, we hypothesi</w:t>
      </w:r>
      <w:r w:rsidR="008F307F" w:rsidRPr="00432360">
        <w:rPr>
          <w:lang w:val="en-GB"/>
        </w:rPr>
        <w:t>s</w:t>
      </w:r>
      <w:r w:rsidR="00E16AF0" w:rsidRPr="00432360">
        <w:rPr>
          <w:lang w:val="en-GB"/>
        </w:rPr>
        <w:t xml:space="preserve">e that despite existing trauma quality improvement measures, </w:t>
      </w:r>
      <w:commentRangeStart w:id="40"/>
      <w:r w:rsidR="00E16AF0" w:rsidRPr="00432360">
        <w:rPr>
          <w:lang w:val="en-GB"/>
        </w:rPr>
        <w:t xml:space="preserve">new </w:t>
      </w:r>
      <w:commentRangeEnd w:id="40"/>
      <w:r w:rsidR="00B6541B">
        <w:rPr>
          <w:rStyle w:val="CommentReference"/>
        </w:rPr>
        <w:commentReference w:id="40"/>
      </w:r>
      <w:r w:rsidR="00356FB7" w:rsidRPr="00432360">
        <w:rPr>
          <w:lang w:val="en-GB"/>
        </w:rPr>
        <w:t>OFIs</w:t>
      </w:r>
      <w:r w:rsidR="00E16AF0" w:rsidRPr="00432360">
        <w:rPr>
          <w:lang w:val="en-GB"/>
        </w:rPr>
        <w:t xml:space="preserve"> can be identified in the care of adult trauma patients with TBI.</w:t>
      </w:r>
    </w:p>
    <w:p w14:paraId="0574C8A5" w14:textId="6C421C02" w:rsidR="0036686E" w:rsidRPr="00432360" w:rsidRDefault="0036686E" w:rsidP="0036686E">
      <w:pPr>
        <w:pStyle w:val="Heading1"/>
        <w:rPr>
          <w:lang w:val="en-GB"/>
        </w:rPr>
      </w:pPr>
      <w:r w:rsidRPr="00432360">
        <w:rPr>
          <w:lang w:val="en-GB"/>
        </w:rPr>
        <w:t>Aim</w:t>
      </w:r>
    </w:p>
    <w:p w14:paraId="6D0E65C6" w14:textId="413A0841" w:rsidR="00FF56A7" w:rsidRPr="00432360" w:rsidRDefault="00FF56A7" w:rsidP="00807A16">
      <w:pPr>
        <w:pStyle w:val="Heading1"/>
        <w:jc w:val="both"/>
        <w:rPr>
          <w:rFonts w:eastAsiaTheme="minorHAnsi" w:cs="Times New Roman"/>
          <w:b w:val="0"/>
          <w:bCs w:val="0"/>
          <w:sz w:val="24"/>
          <w:szCs w:val="24"/>
          <w:lang w:val="en-GB"/>
        </w:rPr>
      </w:pPr>
      <w:commentRangeStart w:id="41"/>
      <w:r w:rsidRPr="00432360">
        <w:rPr>
          <w:rFonts w:eastAsiaTheme="minorHAnsi" w:cs="Times New Roman"/>
          <w:b w:val="0"/>
          <w:bCs w:val="0"/>
          <w:sz w:val="24"/>
          <w:szCs w:val="24"/>
          <w:lang w:val="en-GB"/>
        </w:rPr>
        <w:t>As such, this study aims to determine whether OFIs occur in the care of adult trauma patients with TBI, and, if so, to quantify their frequency, describe their characteristics, and examine whether patient- and process-related factors are associated with their occurrence.</w:t>
      </w:r>
      <w:commentRangeEnd w:id="41"/>
      <w:r w:rsidR="00B6541B">
        <w:rPr>
          <w:rStyle w:val="CommentReference"/>
          <w:rFonts w:eastAsiaTheme="minorHAnsi" w:cs="Times New Roman"/>
          <w:b w:val="0"/>
          <w:bCs w:val="0"/>
        </w:rPr>
        <w:commentReference w:id="41"/>
      </w:r>
    </w:p>
    <w:p w14:paraId="76F73B6D" w14:textId="77777777" w:rsidR="00E10EE1" w:rsidRPr="00432360" w:rsidRDefault="00E10EE1" w:rsidP="00E10EE1">
      <w:pPr>
        <w:rPr>
          <w:lang w:val="en-GB"/>
        </w:rPr>
      </w:pPr>
    </w:p>
    <w:p w14:paraId="4939D9E8" w14:textId="6B27B317" w:rsidR="00936DAF" w:rsidRPr="00432360" w:rsidRDefault="00936DAF" w:rsidP="00807A16">
      <w:pPr>
        <w:pStyle w:val="Heading1"/>
        <w:jc w:val="both"/>
        <w:rPr>
          <w:lang w:val="en-GB"/>
        </w:rPr>
      </w:pPr>
      <w:r w:rsidRPr="00432360">
        <w:rPr>
          <w:lang w:val="en-GB"/>
        </w:rPr>
        <w:t>Materials and methods</w:t>
      </w:r>
    </w:p>
    <w:p w14:paraId="27F0A4F9" w14:textId="55F5B8C0" w:rsidR="00547FF0" w:rsidRPr="00432360" w:rsidRDefault="00547FF0" w:rsidP="00547FF0">
      <w:pPr>
        <w:pStyle w:val="Heading2"/>
        <w:rPr>
          <w:lang w:val="en-GB"/>
        </w:rPr>
      </w:pPr>
      <w:r w:rsidRPr="00432360">
        <w:rPr>
          <w:lang w:val="en-GB"/>
        </w:rPr>
        <w:t>Study Design</w:t>
      </w:r>
    </w:p>
    <w:p w14:paraId="7D01F7F6" w14:textId="17112458" w:rsidR="00547FF0" w:rsidRPr="00432360" w:rsidRDefault="00547FF0" w:rsidP="00547FF0">
      <w:pPr>
        <w:spacing w:line="360" w:lineRule="auto"/>
        <w:jc w:val="both"/>
        <w:rPr>
          <w:lang w:val="en-GB"/>
        </w:rPr>
      </w:pPr>
      <w:r w:rsidRPr="00432360">
        <w:rPr>
          <w:lang w:val="en-GB"/>
        </w:rPr>
        <w:t>A single-centre, registry-based retrospective cohort study was conducted at Karolinska University Hospital</w:t>
      </w:r>
      <w:r w:rsidR="004823BD" w:rsidRPr="00432360">
        <w:rPr>
          <w:lang w:val="en-GB"/>
        </w:rPr>
        <w:t xml:space="preserve"> in</w:t>
      </w:r>
      <w:r w:rsidRPr="00432360">
        <w:rPr>
          <w:lang w:val="en-GB"/>
        </w:rPr>
        <w:t xml:space="preserve"> Solna (NKS). The trauma registry for NKS is a comprehensive trauma registry </w:t>
      </w:r>
      <w:r w:rsidR="008C40BD" w:rsidRPr="00432360">
        <w:rPr>
          <w:lang w:val="en-GB"/>
        </w:rPr>
        <w:t xml:space="preserve">that is part of the </w:t>
      </w:r>
      <w:r w:rsidRPr="00432360">
        <w:rPr>
          <w:lang w:val="en-GB"/>
        </w:rPr>
        <w:t xml:space="preserve">Swedish National Trauma Registry, </w:t>
      </w:r>
      <w:proofErr w:type="spellStart"/>
      <w:r w:rsidRPr="00432360">
        <w:rPr>
          <w:lang w:val="en-GB"/>
        </w:rPr>
        <w:t>SweTrau</w:t>
      </w:r>
      <w:proofErr w:type="spellEnd"/>
      <w:r w:rsidRPr="00432360">
        <w:rPr>
          <w:lang w:val="en-GB"/>
        </w:rPr>
        <w:t xml:space="preserve">, and is compliant with </w:t>
      </w:r>
      <w:r w:rsidRPr="00432360">
        <w:rPr>
          <w:lang w:val="en-GB"/>
        </w:rPr>
        <w:lastRenderedPageBreak/>
        <w:t xml:space="preserve">the </w:t>
      </w:r>
      <w:proofErr w:type="spellStart"/>
      <w:r w:rsidRPr="00432360">
        <w:rPr>
          <w:lang w:val="en-GB"/>
        </w:rPr>
        <w:t>Utstein</w:t>
      </w:r>
      <w:proofErr w:type="spellEnd"/>
      <w:r w:rsidRPr="00432360">
        <w:rPr>
          <w:lang w:val="en-GB"/>
        </w:rPr>
        <w:t xml:space="preserve"> template for uniform reporting after trauma </w:t>
      </w:r>
      <w:r w:rsidR="00BE1683" w:rsidRPr="00432360">
        <w:rPr>
          <w:lang w:val="en-GB"/>
        </w:rPr>
        <w:fldChar w:fldCharType="begin"/>
      </w:r>
      <w:r w:rsidR="00BE1683" w:rsidRPr="00432360">
        <w:rPr>
          <w:lang w:val="en-GB"/>
        </w:rPr>
        <w:instrText xml:space="preserve"> ADDIN ZOTERO_ITEM CSL_CITATION {"citationID":"GN8jVSVz","properties":{"formattedCitation":"(25)","plainCitation":"(25)","noteIndex":0},"citationItems":[{"id":79,"uris":["http://zotero.org/users/local/rmsRq3K8/items/FZKHN6EK"],"itemData":{"id":79,"type":"article-journal","abstract":"BACKGROUND: In 1999, an Utstein Template for Uniform Reporting of Data following Major Trauma was published. Few papers have since been published based on that template, reflecting a lack of international consensus on its feasibility and use. The aim of the present revision was to further develop the Utstein Template, particularly with a major reduction in the number of core data variables and the addition of more precise definitions of data variables. In addition, we wanted to define a set of inclusion and exclusion criteria that will facilitate uniform comparison of trauma cases.\nMETHODS: Over a ten-month period, selected experts from major European trauma registries and organisations carried out an Utstein consensus process based on a modified nominal group technique.\nRESULTS: The expert panel concluded that a New Injury Severity Score &gt; 15 should be used as a single inclusion criterion, and five exclusion criteria were also selected. Thirty-five precisely defined core data variables were agreed upon, with further division into core data for Predictive models, System Characteristic Descriptors and for Process Mapping.\nCONCLUSION: Through a structured consensus process, the Utstein Template for Uniform Reporting of Data following Major Trauma has been revised. This revision will enhance national and international comparisons of trauma systems, and will form the basis for improved prediction models in trauma care.","container-title":"Scandinavian Journal of Trauma, Resuscitation and Emergency Medicine","DOI":"10.1186/1757-7241-16-7","ISSN":"1757-7241","journalAbbreviation":"Scand J Trauma Resusc Emerg Med","language":"eng","note":"PMID: 18957069\nPMCID: PMC2568949","page":"7","source":"PubMed","title":"The Utstein template for uniform reporting of data following major trauma: a joint revision by SCANTEM, TARN, DGU-TR and RITG","title-short":"The Utstein template for uniform reporting of data following major trauma","volume":"16","author":[{"family":"Ringdal","given":"Kjetil G."},{"family":"Coats","given":"Timothy J."},{"family":"Lefering","given":"Rolf"},{"family":"Di Bartolomeo","given":"Stefano"},{"family":"Steen","given":"Petter Andreas"},{"family":"Røise","given":"Olav"},{"family":"Handolin","given":"Lauri"},{"family":"Lossius","given":"Hans Morten"},{"literal":"Utstein TCD expert panel"}],"issued":{"date-parts":[["2008",8,28]]}}}],"schema":"https://github.com/citation-style-language/schema/raw/master/csl-citation.json"} </w:instrText>
      </w:r>
      <w:r w:rsidR="00BE1683" w:rsidRPr="00432360">
        <w:rPr>
          <w:lang w:val="en-GB"/>
        </w:rPr>
        <w:fldChar w:fldCharType="separate"/>
      </w:r>
      <w:r w:rsidR="00EC7A50" w:rsidRPr="00432360">
        <w:rPr>
          <w:noProof/>
          <w:lang w:val="en-GB"/>
        </w:rPr>
        <w:t>(25)</w:t>
      </w:r>
      <w:r w:rsidR="00BE1683" w:rsidRPr="00432360">
        <w:rPr>
          <w:lang w:val="en-GB"/>
        </w:rPr>
        <w:fldChar w:fldCharType="end"/>
      </w:r>
      <w:r w:rsidRPr="00432360">
        <w:rPr>
          <w:lang w:val="en-GB"/>
        </w:rPr>
        <w:t>. As such, the registry records patient demographics, prehospital and emergency department physiology, times of key interventions such as imaging, injury severity scores, and in-hospital outcome</w:t>
      </w:r>
      <w:r w:rsidR="00D25CD3" w:rsidRPr="00432360">
        <w:rPr>
          <w:lang w:val="en-GB"/>
        </w:rPr>
        <w:t>s</w:t>
      </w:r>
      <w:r w:rsidRPr="00432360">
        <w:rPr>
          <w:lang w:val="en-GB"/>
        </w:rPr>
        <w:t xml:space="preserve">. </w:t>
      </w:r>
    </w:p>
    <w:p w14:paraId="0E213548" w14:textId="4721A68F" w:rsidR="00547FF0" w:rsidRPr="00432360" w:rsidRDefault="00547FF0" w:rsidP="00547FF0">
      <w:pPr>
        <w:spacing w:line="360" w:lineRule="auto"/>
        <w:jc w:val="both"/>
        <w:rPr>
          <w:lang w:val="en-GB"/>
        </w:rPr>
      </w:pPr>
      <w:r w:rsidRPr="00432360">
        <w:rPr>
          <w:lang w:val="en-GB"/>
        </w:rPr>
        <w:t xml:space="preserve">The Swedish Trauma Registry includes patients of all ages who have sustained serious injuries from traumatic events such as falls, traffic incidents, or other external violence. </w:t>
      </w:r>
      <w:r w:rsidR="00BE1683" w:rsidRPr="00432360">
        <w:rPr>
          <w:lang w:val="en-GB"/>
        </w:rPr>
        <w:t>P</w:t>
      </w:r>
      <w:r w:rsidRPr="00432360">
        <w:rPr>
          <w:lang w:val="en-GB"/>
        </w:rPr>
        <w:t xml:space="preserve">atients have been included if a trauma team activation has occurred, regardless of injury severity, or if they have a New Injury Severity Score (NISS) greater than fifteen without trauma team activation. Patients transferred to a hospital within seven days of the traumatic event with a NISS greater than fifteen are also included. Exclusion criteria are cases where the only traumatic condition is chronic subdural haematoma, trauma alarms without an underlying traumatic event, patients with protected identity, and patients declared dead on arrival. Since these inclusion and exclusion criteria have changed over time, patients in this study will be filtered to ensure they fulfil the criteria relevant to the study period </w:t>
      </w:r>
      <w:r w:rsidR="00246F44" w:rsidRPr="00432360">
        <w:rPr>
          <w:lang w:val="en-GB"/>
        </w:rPr>
        <w:fldChar w:fldCharType="begin"/>
      </w:r>
      <w:r w:rsidR="00246F44" w:rsidRPr="00432360">
        <w:rPr>
          <w:lang w:val="en-GB"/>
        </w:rPr>
        <w:instrText xml:space="preserve"> ADDIN ZOTERO_ITEM CSL_CITATION {"citationID":"jBLXOAN4","properties":{"formattedCitation":"(26)","plainCitation":"(26)","noteIndex":0},"citationItems":[{"id":84,"uris":["http://zotero.org/users/local/rmsRq3K8/items/6CH4ENGJ"],"itemData":{"id":84,"type":"article-journal","abstract":"Abstract\n            \n              Purpose\n              Validation of registries is important to ensure accuracy of data and registry-based research. This is often done by comparisons of the original registry data with other sources, e.g. another registry or a re-registration of data. Founded in 2011, the Swedish Trauma Registry (SweTrau) consists of variables based on international consensus (the Utstein Template of Trauma). This project aimed to perform the first validation of SweTrau.\n            \n            \n              Methods\n              \n                On-site re-registration was performed on randomly selected trauma patients and compared to the registration in SweTrau. Accuracy (exact agreement), correctness (exact agreement plus data within acceptable range), comparability (similarity with other registries), data completeness (1-missing data) and case completeness (1-missing cases) were deemed as either good (\n                \n                  \n                    $$\\ge$$\n                    \n                      ≥\n                    \n                  \n                \n                85%), adequate (70–84%) or poor (&lt; 70%). Correlation was determined as either excellent (\n                \n                  \n                    $$\\ge$$\n                    \n                      ≥\n                    \n                  \n                \n                0.8), strong (0.6–0.79), moderate (0.4–0.59) or weak (&lt; 0.4).\n              \n            \n            \n              Results\n              The data in SweTrau had good accuracy (85.8%), correctness (89.7%) and data completeness (88.5%), as well as strong or excellent correlation (87.5%). Case completeness was 44.3%, however, for NISS &gt; 15 case completeness was 100%. Median time to registration was 4.5 months, with 84.2% registered one year after the trauma. The comparability showed an accordance with the Utstein Template of Trauma of almost 90%.\n            \n            \n              Conclusions\n              The validity of SweTrau is good, with high accuracy, correctness, data completeness and correlation. The data are comparable to other trauma registries using the Utstein Template of Trauma; however, timeliness and case completeness are areas of improvement.","container-title":"European Journal of Trauma and Emergency Surgery","DOI":"10.1007/s00068-023-02244-6","ISSN":"1863-9933, 1863-9941","issue":"4","journalAbbreviation":"Eur J Trauma Emerg Surg","language":"sv","page":"1627-1637","source":"DOI.org (Crossref)","title":"Validation of the Swedish Trauma Registry (SweTrau)","volume":"49","author":[{"family":"Holmberg","given":"Lina"},{"family":"Frick Bergström","given":"Monica"},{"family":"Mani","given":"Kevin"},{"family":"Wanhainen","given":"Anders"},{"family":"Andréasson","given":"Håkan"},{"family":"Linder","given":"Fredrik"}],"issued":{"date-parts":[["2023",8]]}}}],"schema":"https://github.com/citation-style-language/schema/raw/master/csl-citation.json"} </w:instrText>
      </w:r>
      <w:r w:rsidR="00246F44" w:rsidRPr="00432360">
        <w:rPr>
          <w:lang w:val="en-GB"/>
        </w:rPr>
        <w:fldChar w:fldCharType="separate"/>
      </w:r>
      <w:r w:rsidR="00EC7A50" w:rsidRPr="00432360">
        <w:rPr>
          <w:noProof/>
          <w:lang w:val="en-GB"/>
        </w:rPr>
        <w:t>(26)</w:t>
      </w:r>
      <w:r w:rsidR="00246F44" w:rsidRPr="00432360">
        <w:rPr>
          <w:lang w:val="en-GB"/>
        </w:rPr>
        <w:fldChar w:fldCharType="end"/>
      </w:r>
      <w:r w:rsidR="00AC4860" w:rsidRPr="00432360">
        <w:rPr>
          <w:lang w:val="en-GB"/>
        </w:rPr>
        <w:t xml:space="preserve">. </w:t>
      </w:r>
      <w:r w:rsidR="00541652" w:rsidRPr="00432360">
        <w:rPr>
          <w:lang w:val="en-GB"/>
        </w:rPr>
        <w:t xml:space="preserve"> </w:t>
      </w:r>
    </w:p>
    <w:p w14:paraId="7F1E8E11" w14:textId="16266D48" w:rsidR="00547FF0" w:rsidRPr="00432360" w:rsidRDefault="00547FF0" w:rsidP="00547FF0">
      <w:pPr>
        <w:spacing w:line="360" w:lineRule="auto"/>
        <w:jc w:val="both"/>
        <w:rPr>
          <w:lang w:val="en-GB"/>
        </w:rPr>
      </w:pPr>
      <w:r w:rsidRPr="00432360">
        <w:rPr>
          <w:lang w:val="en-GB"/>
        </w:rPr>
        <w:t xml:space="preserve">To identify </w:t>
      </w:r>
      <w:r w:rsidR="003A60CD" w:rsidRPr="00432360">
        <w:rPr>
          <w:lang w:val="en-GB"/>
        </w:rPr>
        <w:t>OFI,</w:t>
      </w:r>
      <w:r w:rsidRPr="00432360">
        <w:rPr>
          <w:lang w:val="en-GB"/>
        </w:rPr>
        <w:t xml:space="preserve"> the trauma registry was linked to the hospital’s local trauma care quality database.</w:t>
      </w:r>
      <w:r w:rsidR="004823BD" w:rsidRPr="00432360">
        <w:rPr>
          <w:lang w:val="en-GB"/>
        </w:rPr>
        <w:t xml:space="preserve"> </w:t>
      </w:r>
      <w:r w:rsidRPr="00432360">
        <w:rPr>
          <w:lang w:val="en-GB"/>
        </w:rPr>
        <w:t>Linkage was performed using the Swedish personal identity number</w:t>
      </w:r>
      <w:r w:rsidR="004823BD" w:rsidRPr="00432360">
        <w:rPr>
          <w:lang w:val="en-GB"/>
        </w:rPr>
        <w:t>, after which</w:t>
      </w:r>
      <w:r w:rsidRPr="00432360">
        <w:rPr>
          <w:lang w:val="en-GB"/>
        </w:rPr>
        <w:t xml:space="preserve"> trauma registry variables and quality review outcomes were extracted </w:t>
      </w:r>
      <w:r w:rsidR="004823BD" w:rsidRPr="00432360">
        <w:rPr>
          <w:lang w:val="en-GB"/>
        </w:rPr>
        <w:t>for</w:t>
      </w:r>
      <w:r w:rsidRPr="00432360">
        <w:rPr>
          <w:lang w:val="en-GB"/>
        </w:rPr>
        <w:t xml:space="preserve"> analysis of patient and process factors associated with </w:t>
      </w:r>
      <w:r w:rsidR="003A60CD" w:rsidRPr="00432360">
        <w:rPr>
          <w:lang w:val="en-GB"/>
        </w:rPr>
        <w:t>OFI.</w:t>
      </w:r>
      <w:r w:rsidR="00541652" w:rsidRPr="00432360">
        <w:rPr>
          <w:lang w:val="en-GB"/>
        </w:rPr>
        <w:t xml:space="preserve"> </w:t>
      </w:r>
    </w:p>
    <w:p w14:paraId="3B4E9A99" w14:textId="369C3A3B" w:rsidR="00547FF0" w:rsidRPr="00432360" w:rsidRDefault="00547FF0" w:rsidP="00547FF0">
      <w:pPr>
        <w:pStyle w:val="Heading2"/>
        <w:rPr>
          <w:lang w:val="en-GB"/>
        </w:rPr>
      </w:pPr>
      <w:r w:rsidRPr="00432360">
        <w:rPr>
          <w:lang w:val="en-GB"/>
        </w:rPr>
        <w:t>Setting</w:t>
      </w:r>
    </w:p>
    <w:p w14:paraId="285FC3D5" w14:textId="4E94DC1F" w:rsidR="001A3344" w:rsidRPr="00432360" w:rsidRDefault="00225407" w:rsidP="004823BD">
      <w:pPr>
        <w:spacing w:line="360" w:lineRule="auto"/>
        <w:jc w:val="both"/>
        <w:rPr>
          <w:lang w:val="en-GB"/>
        </w:rPr>
      </w:pPr>
      <w:r w:rsidRPr="00432360">
        <w:rPr>
          <w:lang w:val="en-GB"/>
        </w:rPr>
        <w:t xml:space="preserve">NKS </w:t>
      </w:r>
      <w:r w:rsidR="004823BD" w:rsidRPr="00432360">
        <w:rPr>
          <w:lang w:val="en-GB"/>
        </w:rPr>
        <w:t>houses Trauma Centre Karolinska</w:t>
      </w:r>
      <w:r w:rsidR="001E2AB1" w:rsidRPr="00432360">
        <w:rPr>
          <w:lang w:val="en-GB"/>
        </w:rPr>
        <w:t xml:space="preserve">, </w:t>
      </w:r>
      <w:r w:rsidR="004823BD" w:rsidRPr="00432360">
        <w:rPr>
          <w:lang w:val="en-GB"/>
        </w:rPr>
        <w:t>Sweden’s largest provider of advanced trauma care for both adults and children. According to the definition of the American College of Surgeons, Karolinska University Hospital in Solna serves as the designated Level 1 trauma centre for the greater metropolitan area of Stockholm. This designation requires around-the-clock availability of key services, including neurosurgery, general surgery, orthopaedic surgery, anaesthesia and intensive care, as well as diagnostic and interventional radiology and consultants from other relevant specialities</w:t>
      </w:r>
      <w:r w:rsidR="007813D7" w:rsidRPr="00432360">
        <w:rPr>
          <w:lang w:val="en-GB"/>
        </w:rPr>
        <w:t xml:space="preserve"> </w:t>
      </w:r>
      <w:r w:rsidR="007813D7" w:rsidRPr="00432360">
        <w:rPr>
          <w:lang w:val="en-GB"/>
        </w:rPr>
        <w:fldChar w:fldCharType="begin"/>
      </w:r>
      <w:r w:rsidR="002610A7" w:rsidRPr="00432360">
        <w:rPr>
          <w:lang w:val="en-GB"/>
        </w:rPr>
        <w:instrText xml:space="preserve"> ADDIN ZOTERO_ITEM CSL_CITATION {"citationID":"JS3PpoP2","properties":{"formattedCitation":"(27,28)","plainCitation":"(27,28)","noteIndex":0},"citationItems":[{"id":94,"uris":["http://zotero.org/users/local/rmsRq3K8/items/49JANR59"],"itemData":{"id":94,"type":"book","event-place":"Chicago, Ill.","language":"eng","publisher":"American College of Surgeons, Committee on Trauma","publisher-place":"Chicago, Ill.","title":"Resources for optimal care of the injured patient","editor":[{"literal":"American College Of Surgeons"}],"issued":{"date-parts":[["2022"]]}}},{"id":90,"uris":["http://zotero.org/users/local/rmsRq3K8/items/A9IJ8F8T"],"itemData":{"id":90,"type":"article-journal","abstract":"OBJECTIVE: To better match hospital resources to patients' needs of trauma care, a protocol for facilitating in-hospital triage decisions was implemented at a Swedish level I trauma centre. In the protocol, physiological parameters, anatomical injuries and mechanism of injury were documented, and used to activate full or limited trauma team response. The aim of this study was to evaluate the efficacy of the criteria-directed protocol to determine in-hospital trauma triage in an emergency department.\nMETHODS: Level of triage and triage rates were compared before and after implementation of the protocol. Overtriage and undertriage were assessed with injury severity score higher than 15 as the cutoff for defining major trauma. Medical records for undertriaged patients were retrospectively reviewed.\nRESULTS: In 2011, 78% of 1408 trauma team activations required full trauma response, with an overtriage rate of 74% and an undertriage rate of 7%. In 2013, after protocol implementation, 58% of 1466 trauma team activations required full trauma response. Overtriage was reduced to 52% and undertriage was increased to 10%. However, there were no preventable deaths in the undertriaged patients.\nCONCLUSION: A criteria-directed protocol for use in the emergency department was efficient in reducing overtriage rates without risking undertriaged patients' safety.","container-title":"European Journal of Emergency Medicine: Official Journal of the European Society for Emergency Medicine","DOI":"10.1097/MEJ.0000000000000397","ISSN":"1473-5695","issue":"1","journalAbbreviation":"Eur J Emerg Med","language":"eng","note":"PMID: 27043772\nPMCID: PMC5753828","page":"25-31","source":"PubMed","title":"A criteria-directed protocol for in-hospital triage of trauma patients","volume":"25","author":[{"family":"Granström","given":"Anna"},{"family":"Strömmer","given":"Lovisa"},{"family":"Schandl","given":"Anna"},{"family":"Östlund","given":"Anders"}],"issued":{"date-parts":[["2018",2]]}}}],"schema":"https://github.com/citation-style-language/schema/raw/master/csl-citation.json"} </w:instrText>
      </w:r>
      <w:r w:rsidR="007813D7" w:rsidRPr="00432360">
        <w:rPr>
          <w:lang w:val="en-GB"/>
        </w:rPr>
        <w:fldChar w:fldCharType="separate"/>
      </w:r>
      <w:r w:rsidR="00EC7A50" w:rsidRPr="00432360">
        <w:rPr>
          <w:noProof/>
          <w:lang w:val="en-GB"/>
        </w:rPr>
        <w:t>(27,28)</w:t>
      </w:r>
      <w:r w:rsidR="007813D7" w:rsidRPr="00432360">
        <w:rPr>
          <w:lang w:val="en-GB"/>
        </w:rPr>
        <w:fldChar w:fldCharType="end"/>
      </w:r>
      <w:r w:rsidR="004823BD" w:rsidRPr="00432360">
        <w:rPr>
          <w:lang w:val="en-GB"/>
        </w:rPr>
        <w:t xml:space="preserve">. </w:t>
      </w:r>
      <w:r w:rsidR="00B86F78" w:rsidRPr="00432360">
        <w:rPr>
          <w:lang w:val="en-GB"/>
        </w:rPr>
        <w:t xml:space="preserve">Also, the ICU units in </w:t>
      </w:r>
      <w:r w:rsidRPr="00432360">
        <w:rPr>
          <w:lang w:val="en-GB"/>
        </w:rPr>
        <w:t>NKS</w:t>
      </w:r>
      <w:r w:rsidR="00B86F78" w:rsidRPr="00432360">
        <w:rPr>
          <w:lang w:val="en-GB"/>
        </w:rPr>
        <w:t xml:space="preserve"> are all recognised as Level 3 units per the </w:t>
      </w:r>
      <w:bookmarkStart w:id="42" w:name="_Hlk209999413"/>
      <w:r w:rsidR="00BB29F4" w:rsidRPr="00432360">
        <w:rPr>
          <w:lang w:val="en-GB"/>
        </w:rPr>
        <w:t>Swedish Society of Anaesthesiology and Intensive Care Medicine</w:t>
      </w:r>
      <w:r w:rsidR="00246F44" w:rsidRPr="00432360">
        <w:rPr>
          <w:lang w:val="en-GB"/>
        </w:rPr>
        <w:t xml:space="preserve"> </w:t>
      </w:r>
      <w:bookmarkEnd w:id="42"/>
      <w:r w:rsidR="002610A7" w:rsidRPr="00432360">
        <w:rPr>
          <w:lang w:val="en-GB"/>
        </w:rPr>
        <w:fldChar w:fldCharType="begin"/>
      </w:r>
      <w:r w:rsidR="002610A7" w:rsidRPr="00432360">
        <w:rPr>
          <w:lang w:val="en-GB"/>
        </w:rPr>
        <w:instrText xml:space="preserve"> ADDIN ZOTERO_ITEM CSL_CITATION {"citationID":"356osXJd","properties":{"formattedCitation":"(29)","plainCitation":"(29)","noteIndex":0},"citationItems":[{"id":100,"uris":["http://zotero.org/users/local/rmsRq3K8/items/GJCKF27G"],"itemData":{"id":100,"type":"document","language":"sv","publisher":"Swedish Society of Anaesthesiology and Intensive Care Medicine","title":"Riktlinjer för svensk intensivvård","author":[{"literal":"Swedish Society of Anaesthesiology and Intensive Care Medicine"}],"issued":{"date-parts":[["2024",3]]}}}],"schema":"https://github.com/citation-style-language/schema/raw/master/csl-citation.json"} </w:instrText>
      </w:r>
      <w:r w:rsidR="002610A7" w:rsidRPr="00432360">
        <w:rPr>
          <w:lang w:val="en-GB"/>
        </w:rPr>
        <w:fldChar w:fldCharType="separate"/>
      </w:r>
      <w:r w:rsidR="00EC7A50" w:rsidRPr="00432360">
        <w:rPr>
          <w:noProof/>
          <w:lang w:val="en-GB"/>
        </w:rPr>
        <w:t>(29)</w:t>
      </w:r>
      <w:r w:rsidR="002610A7" w:rsidRPr="00432360">
        <w:rPr>
          <w:lang w:val="en-GB"/>
        </w:rPr>
        <w:fldChar w:fldCharType="end"/>
      </w:r>
      <w:r w:rsidR="002610A7" w:rsidRPr="00432360">
        <w:rPr>
          <w:lang w:val="en-GB"/>
        </w:rPr>
        <w:t xml:space="preserve">. </w:t>
      </w:r>
      <w:r w:rsidR="00BB29F4" w:rsidRPr="00432360">
        <w:rPr>
          <w:lang w:val="en-GB"/>
        </w:rPr>
        <w:t xml:space="preserve"> </w:t>
      </w:r>
    </w:p>
    <w:p w14:paraId="4C691D27" w14:textId="63AAB26A" w:rsidR="004823BD" w:rsidRPr="00432360" w:rsidRDefault="00781E31" w:rsidP="004823BD">
      <w:pPr>
        <w:spacing w:line="360" w:lineRule="auto"/>
        <w:jc w:val="both"/>
        <w:rPr>
          <w:lang w:val="en-GB"/>
        </w:rPr>
      </w:pPr>
      <w:r w:rsidRPr="00432360">
        <w:rPr>
          <w:lang w:val="en-GB"/>
        </w:rPr>
        <w:t xml:space="preserve">Furthermore, the trauma registry covers trauma patients admitted between </w:t>
      </w:r>
      <w:commentRangeStart w:id="43"/>
      <w:r w:rsidRPr="00432360">
        <w:rPr>
          <w:lang w:val="en-GB"/>
        </w:rPr>
        <w:t>2012 and 2023</w:t>
      </w:r>
      <w:commentRangeEnd w:id="43"/>
      <w:r w:rsidR="00B6541B">
        <w:rPr>
          <w:rStyle w:val="CommentReference"/>
        </w:rPr>
        <w:commentReference w:id="43"/>
      </w:r>
      <w:r w:rsidRPr="00432360">
        <w:rPr>
          <w:lang w:val="en-GB"/>
        </w:rPr>
        <w:t xml:space="preserve">. The trauma care quality database is a subset of this registry and contains patients who have been selected for review between 2014 and 2023. </w:t>
      </w:r>
      <w:r w:rsidR="004823BD" w:rsidRPr="00432360">
        <w:rPr>
          <w:lang w:val="en-GB"/>
        </w:rPr>
        <w:t xml:space="preserve">Screening for potential </w:t>
      </w:r>
      <w:r w:rsidR="003A60CD" w:rsidRPr="00432360">
        <w:rPr>
          <w:lang w:val="en-GB"/>
        </w:rPr>
        <w:t xml:space="preserve">OFIS </w:t>
      </w:r>
      <w:r w:rsidR="004823BD" w:rsidRPr="00432360">
        <w:rPr>
          <w:lang w:val="en-GB"/>
        </w:rPr>
        <w:t>was implemented in 2013 for selected patient cases</w:t>
      </w:r>
      <w:r w:rsidR="00B86F78" w:rsidRPr="00432360">
        <w:rPr>
          <w:lang w:val="en-GB"/>
        </w:rPr>
        <w:t xml:space="preserve">. </w:t>
      </w:r>
      <w:r w:rsidR="004823BD" w:rsidRPr="00432360">
        <w:rPr>
          <w:lang w:val="en-GB"/>
        </w:rPr>
        <w:t xml:space="preserve">Initially, case selection was based on a limited number of audit filters and the judgment of a small group of clinicians directly involved in trauma care. Since 2017, a standardised set of audit filters has been consistently applied, and all trauma patients </w:t>
      </w:r>
      <w:r w:rsidR="004823BD" w:rsidRPr="00432360">
        <w:rPr>
          <w:lang w:val="en-GB"/>
        </w:rPr>
        <w:lastRenderedPageBreak/>
        <w:t xml:space="preserve">admitted to the hospital are screened for potential </w:t>
      </w:r>
      <w:r w:rsidR="003A60CD" w:rsidRPr="00432360">
        <w:rPr>
          <w:lang w:val="en-GB"/>
        </w:rPr>
        <w:t>OFI.</w:t>
      </w:r>
      <w:r w:rsidR="004823BD" w:rsidRPr="00432360">
        <w:rPr>
          <w:lang w:val="en-GB"/>
        </w:rPr>
        <w:t xml:space="preserve"> The process has expanded to include a broader group of senior clinicians and nursing staff, ensuring a systematic and comprehensive review.</w:t>
      </w:r>
      <w:r w:rsidR="00B86F78" w:rsidRPr="00432360">
        <w:rPr>
          <w:lang w:val="en-GB"/>
        </w:rPr>
        <w:t xml:space="preserve"> Patients flagged through the audit filters</w:t>
      </w:r>
      <w:r w:rsidR="00C5365A" w:rsidRPr="00432360">
        <w:rPr>
          <w:lang w:val="en-GB"/>
        </w:rPr>
        <w:t xml:space="preserve">, </w:t>
      </w:r>
      <w:r w:rsidR="00B86F78" w:rsidRPr="00432360">
        <w:rPr>
          <w:lang w:val="en-GB"/>
        </w:rPr>
        <w:t>and therefore have potential OFI</w:t>
      </w:r>
      <w:r w:rsidR="00C5365A" w:rsidRPr="00432360">
        <w:rPr>
          <w:lang w:val="en-GB"/>
        </w:rPr>
        <w:t xml:space="preserve">, </w:t>
      </w:r>
      <w:r w:rsidR="00B86F78" w:rsidRPr="00432360">
        <w:rPr>
          <w:lang w:val="en-GB"/>
        </w:rPr>
        <w:t xml:space="preserve">undergo discussion in structured multidisciplinary morbidity and mortality conferences, where representatives from relevant specialties and professions involved in trauma care are involved.  The discussion focuses on establishing whether there were any preventable events or deviations from standards of practice. The final classification of whether an </w:t>
      </w:r>
      <w:r w:rsidR="003A60CD" w:rsidRPr="00432360">
        <w:rPr>
          <w:lang w:val="en-GB"/>
        </w:rPr>
        <w:t>OFI</w:t>
      </w:r>
      <w:r w:rsidR="00B86F78" w:rsidRPr="00432360">
        <w:rPr>
          <w:lang w:val="en-GB"/>
        </w:rPr>
        <w:t xml:space="preserve"> is present is determined by consensus among the peer-review group. As such, subjectivity is minimised and ensures that decisions reflect a collective judgement.</w:t>
      </w:r>
      <w:r w:rsidR="00090FB5" w:rsidRPr="00432360">
        <w:rPr>
          <w:lang w:val="en-GB"/>
        </w:rPr>
        <w:t xml:space="preserve"> Whether or not an OFI is identified, the decision of the review is recorded in the trauma care quality database, ensuring systematic documentation of positive findings and cases without deviations.</w:t>
      </w:r>
    </w:p>
    <w:p w14:paraId="245EACC6" w14:textId="454DD424" w:rsidR="00547FF0" w:rsidRPr="00432360" w:rsidRDefault="00547FF0" w:rsidP="00547FF0">
      <w:pPr>
        <w:pStyle w:val="Heading2"/>
        <w:rPr>
          <w:lang w:val="en-GB"/>
        </w:rPr>
      </w:pPr>
      <w:r w:rsidRPr="00432360">
        <w:rPr>
          <w:lang w:val="en-GB"/>
        </w:rPr>
        <w:t>Participants</w:t>
      </w:r>
    </w:p>
    <w:p w14:paraId="2EA0299B" w14:textId="7F4A96F2" w:rsidR="001A3344" w:rsidRPr="00432360" w:rsidRDefault="00042CAE" w:rsidP="00224C09">
      <w:pPr>
        <w:spacing w:line="360" w:lineRule="auto"/>
        <w:jc w:val="both"/>
        <w:rPr>
          <w:lang w:val="en-GB"/>
        </w:rPr>
      </w:pPr>
      <w:r w:rsidRPr="00432360">
        <w:rPr>
          <w:lang w:val="en-GB"/>
        </w:rPr>
        <w:t xml:space="preserve">Included in the study were all adult patients with TBI recorded in the Karolinska trauma registry between 2012 and 2023 who </w:t>
      </w:r>
      <w:r w:rsidR="00224C09">
        <w:rPr>
          <w:lang w:val="en-GB"/>
        </w:rPr>
        <w:t>had also</w:t>
      </w:r>
      <w:r w:rsidRPr="00432360">
        <w:rPr>
          <w:lang w:val="en-GB"/>
        </w:rPr>
        <w:t xml:space="preserve"> been screened</w:t>
      </w:r>
      <w:r w:rsidR="003A60CD" w:rsidRPr="00432360">
        <w:rPr>
          <w:lang w:val="en-GB"/>
        </w:rPr>
        <w:t xml:space="preserve"> for OFIs</w:t>
      </w:r>
      <w:r w:rsidRPr="00432360">
        <w:rPr>
          <w:lang w:val="en-GB"/>
        </w:rPr>
        <w:t xml:space="preserve">. Furthermore, </w:t>
      </w:r>
      <w:r w:rsidR="00D50002" w:rsidRPr="00432360">
        <w:rPr>
          <w:lang w:val="en-GB"/>
        </w:rPr>
        <w:t xml:space="preserve">TBI was defined </w:t>
      </w:r>
      <w:r w:rsidR="00224C09" w:rsidRPr="00224C09">
        <w:rPr>
          <w:lang w:val="en-GB"/>
        </w:rPr>
        <w:t>as any case with an AIS body-region code of 1, corresponding to head injury</w:t>
      </w:r>
      <w:r w:rsidR="00224C09">
        <w:rPr>
          <w:lang w:val="en-GB"/>
        </w:rPr>
        <w:t xml:space="preserve">. </w:t>
      </w:r>
      <w:r w:rsidRPr="00432360">
        <w:rPr>
          <w:lang w:val="en-GB"/>
        </w:rPr>
        <w:t>Patients were eligible irrespective of level of care and were not restricted to intensive care admissions.</w:t>
      </w:r>
    </w:p>
    <w:p w14:paraId="27F09D14" w14:textId="1359E5AB" w:rsidR="00042CAE" w:rsidRPr="00432360" w:rsidRDefault="00042CAE" w:rsidP="00AC4860">
      <w:pPr>
        <w:spacing w:line="360" w:lineRule="auto"/>
        <w:jc w:val="both"/>
        <w:rPr>
          <w:lang w:val="en-GB"/>
        </w:rPr>
      </w:pPr>
      <w:r w:rsidRPr="00432360">
        <w:rPr>
          <w:lang w:val="en-GB"/>
        </w:rPr>
        <w:t xml:space="preserve">Patients younger than 18 years were excluded, </w:t>
      </w:r>
      <w:r w:rsidRPr="00432360">
        <w:rPr>
          <w:highlight w:val="yellow"/>
          <w:lang w:val="en-GB"/>
        </w:rPr>
        <w:t>as their trauma follows separate clinical care systems and quality review processes that differ from those for adults</w:t>
      </w:r>
      <w:r w:rsidR="004065EE" w:rsidRPr="00432360">
        <w:rPr>
          <w:lang w:val="en-GB"/>
        </w:rPr>
        <w:t xml:space="preserve">. </w:t>
      </w:r>
      <w:r w:rsidRPr="00432360">
        <w:rPr>
          <w:lang w:val="en-GB"/>
        </w:rPr>
        <w:t xml:space="preserve">Also excluded were patients declared dead on arrival, since assessment of </w:t>
      </w:r>
      <w:r w:rsidR="003A60CD" w:rsidRPr="00432360">
        <w:rPr>
          <w:lang w:val="en-GB"/>
        </w:rPr>
        <w:t>OFI</w:t>
      </w:r>
      <w:r w:rsidRPr="00432360">
        <w:rPr>
          <w:lang w:val="en-GB"/>
        </w:rPr>
        <w:t xml:space="preserve"> in these cases is not relevant to the aim of this study.</w:t>
      </w:r>
    </w:p>
    <w:p w14:paraId="7444F9D4" w14:textId="2D7C26AA" w:rsidR="00547FF0" w:rsidRPr="00432360" w:rsidRDefault="00547FF0" w:rsidP="00547FF0">
      <w:pPr>
        <w:pStyle w:val="Heading2"/>
        <w:rPr>
          <w:lang w:val="en-GB"/>
        </w:rPr>
      </w:pPr>
      <w:r w:rsidRPr="00432360">
        <w:rPr>
          <w:lang w:val="en-GB"/>
        </w:rPr>
        <w:t>Variables</w:t>
      </w:r>
    </w:p>
    <w:p w14:paraId="3713573D" w14:textId="69BFF229" w:rsidR="008036EA" w:rsidRPr="00432360" w:rsidRDefault="008036EA" w:rsidP="005F1EFA">
      <w:pPr>
        <w:pStyle w:val="Heading3"/>
        <w:rPr>
          <w:lang w:val="en-GB"/>
        </w:rPr>
      </w:pPr>
      <w:r w:rsidRPr="00432360">
        <w:rPr>
          <w:lang w:val="en-GB"/>
        </w:rPr>
        <w:t xml:space="preserve">Outcome </w:t>
      </w:r>
    </w:p>
    <w:p w14:paraId="0319826A" w14:textId="77777777" w:rsidR="00AA591B" w:rsidRPr="00432360" w:rsidRDefault="00AA591B" w:rsidP="00AA591B">
      <w:pPr>
        <w:rPr>
          <w:lang w:val="en-GB"/>
        </w:rPr>
      </w:pPr>
    </w:p>
    <w:p w14:paraId="7F3462BF" w14:textId="4F024485" w:rsidR="00C62C58" w:rsidRPr="00432360" w:rsidRDefault="00AA591B" w:rsidP="00224C09">
      <w:pPr>
        <w:spacing w:line="360" w:lineRule="auto"/>
        <w:jc w:val="both"/>
        <w:rPr>
          <w:lang w:val="en-GB"/>
        </w:rPr>
      </w:pPr>
      <w:commentRangeStart w:id="44"/>
      <w:r w:rsidRPr="00432360">
        <w:rPr>
          <w:lang w:val="en-GB"/>
        </w:rPr>
        <w:t xml:space="preserve">The primary outcome of this study </w:t>
      </w:r>
      <w:commentRangeEnd w:id="44"/>
      <w:r w:rsidRPr="00432360">
        <w:rPr>
          <w:rStyle w:val="CommentReference"/>
          <w:lang w:val="en-GB"/>
        </w:rPr>
        <w:commentReference w:id="44"/>
      </w:r>
      <w:r w:rsidR="00224C09">
        <w:rPr>
          <w:lang w:val="en-GB"/>
        </w:rPr>
        <w:t xml:space="preserve"> </w:t>
      </w:r>
      <w:r w:rsidR="008036EA" w:rsidRPr="00432360">
        <w:rPr>
          <w:lang w:val="en-GB"/>
        </w:rPr>
        <w:t xml:space="preserve">was the presence of one or more </w:t>
      </w:r>
      <w:r w:rsidR="003A60CD" w:rsidRPr="00432360">
        <w:rPr>
          <w:lang w:val="en-GB"/>
        </w:rPr>
        <w:t>OFIs</w:t>
      </w:r>
      <w:r w:rsidR="008036EA" w:rsidRPr="00432360">
        <w:rPr>
          <w:lang w:val="en-GB"/>
        </w:rPr>
        <w:t xml:space="preserve"> during the management of patients with TBI. As mentioned, OFIs were adjudicated after a screening process with audit filters and a subsequent review in multidisciplinary morbidity-and-mortality conferences. Following the peer review, the result of each case discussion was recorded in the tra</w:t>
      </w:r>
      <w:r w:rsidR="00C62C58" w:rsidRPr="00432360">
        <w:rPr>
          <w:lang w:val="en-GB"/>
        </w:rPr>
        <w:t>uma care quality register</w:t>
      </w:r>
      <w:r w:rsidR="00F86A87" w:rsidRPr="00432360">
        <w:rPr>
          <w:lang w:val="en-GB"/>
        </w:rPr>
        <w:t xml:space="preserve"> and was </w:t>
      </w:r>
      <w:r w:rsidR="00C62C58" w:rsidRPr="00432360">
        <w:rPr>
          <w:lang w:val="en-GB"/>
        </w:rPr>
        <w:t xml:space="preserve">presented as a binary variable, “Yes - At least one OFI identified” and “No - No OFI identified”. </w:t>
      </w:r>
    </w:p>
    <w:p w14:paraId="6393C2DA" w14:textId="62A4DC7B" w:rsidR="009244C8" w:rsidRPr="00432360" w:rsidRDefault="009244C8" w:rsidP="005F1EFA">
      <w:pPr>
        <w:pStyle w:val="Heading3"/>
        <w:rPr>
          <w:lang w:val="en-GB"/>
        </w:rPr>
      </w:pPr>
      <w:r w:rsidRPr="00432360">
        <w:rPr>
          <w:lang w:val="en-GB"/>
        </w:rPr>
        <w:t>Patient</w:t>
      </w:r>
      <w:r w:rsidR="004B2110" w:rsidRPr="00432360">
        <w:rPr>
          <w:lang w:val="en-GB"/>
        </w:rPr>
        <w:t xml:space="preserve"> factors</w:t>
      </w:r>
      <w:r w:rsidRPr="00432360">
        <w:rPr>
          <w:lang w:val="en-GB"/>
        </w:rPr>
        <w:t xml:space="preserve"> and processes</w:t>
      </w:r>
    </w:p>
    <w:p w14:paraId="62BD9104" w14:textId="01D5D423" w:rsidR="008036EA" w:rsidRPr="00432360" w:rsidRDefault="009244C8" w:rsidP="006A640F">
      <w:pPr>
        <w:spacing w:line="360" w:lineRule="auto"/>
        <w:jc w:val="both"/>
        <w:rPr>
          <w:lang w:val="en-GB"/>
        </w:rPr>
      </w:pPr>
      <w:r w:rsidRPr="00432360">
        <w:rPr>
          <w:lang w:val="en-GB"/>
        </w:rPr>
        <w:lastRenderedPageBreak/>
        <w:t xml:space="preserve">The variables chosen to be analysed for this study </w:t>
      </w:r>
      <w:r w:rsidR="006A640F" w:rsidRPr="00432360">
        <w:rPr>
          <w:lang w:val="en-GB"/>
        </w:rPr>
        <w:t xml:space="preserve">were those from the trauma registry, based on the locally used audit filters, standard epidemiological factors and the factors registered in the Swedish National Trauma Registry. These could be divided into categorical and continuous variables. </w:t>
      </w:r>
    </w:p>
    <w:p w14:paraId="57FF8ABA" w14:textId="49C62F71" w:rsidR="00C7648E" w:rsidRPr="00432360" w:rsidRDefault="00DA2C9A" w:rsidP="006A640F">
      <w:pPr>
        <w:spacing w:line="360" w:lineRule="auto"/>
        <w:jc w:val="both"/>
        <w:rPr>
          <w:lang w:val="en-GB"/>
        </w:rPr>
      </w:pPr>
      <w:r w:rsidRPr="00432360">
        <w:rPr>
          <w:lang w:val="en-GB"/>
        </w:rPr>
        <w:t>The</w:t>
      </w:r>
      <w:r w:rsidR="00584475" w:rsidRPr="00432360">
        <w:rPr>
          <w:lang w:val="en-GB"/>
        </w:rPr>
        <w:t xml:space="preserve"> categorical variables includ</w:t>
      </w:r>
      <w:r w:rsidRPr="00432360">
        <w:rPr>
          <w:lang w:val="en-GB"/>
        </w:rPr>
        <w:t>e sex</w:t>
      </w:r>
      <w:r w:rsidR="007E712E" w:rsidRPr="00432360">
        <w:rPr>
          <w:lang w:val="en-GB"/>
        </w:rPr>
        <w:t xml:space="preserve">, on-call times defined as hours outside of 08:00 - 17:00, or Saturday and Sunday, hospital care level </w:t>
      </w:r>
      <w:r w:rsidR="001C673E" w:rsidRPr="00432360">
        <w:rPr>
          <w:lang w:val="en-GB"/>
        </w:rPr>
        <w:t xml:space="preserve">ordered </w:t>
      </w:r>
      <w:r w:rsidR="007E712E" w:rsidRPr="00432360">
        <w:rPr>
          <w:lang w:val="en-GB"/>
        </w:rPr>
        <w:t xml:space="preserve">from </w:t>
      </w:r>
      <w:r w:rsidR="001C673E" w:rsidRPr="00432360">
        <w:rPr>
          <w:lang w:val="en-GB"/>
        </w:rPr>
        <w:t xml:space="preserve">the </w:t>
      </w:r>
      <w:r w:rsidR="007E712E" w:rsidRPr="00432360">
        <w:rPr>
          <w:lang w:val="en-GB"/>
        </w:rPr>
        <w:t xml:space="preserve">emergency </w:t>
      </w:r>
      <w:r w:rsidR="001C673E" w:rsidRPr="00432360">
        <w:rPr>
          <w:lang w:val="en-GB"/>
        </w:rPr>
        <w:t xml:space="preserve">department to </w:t>
      </w:r>
      <w:r w:rsidR="007E712E" w:rsidRPr="00432360">
        <w:rPr>
          <w:lang w:val="en-GB"/>
        </w:rPr>
        <w:t xml:space="preserve">the highest </w:t>
      </w:r>
      <w:r w:rsidR="001C673E" w:rsidRPr="00432360">
        <w:rPr>
          <w:lang w:val="en-GB"/>
        </w:rPr>
        <w:t>being the ICU, intubation status</w:t>
      </w:r>
      <w:r w:rsidR="00C7648E" w:rsidRPr="00432360">
        <w:rPr>
          <w:lang w:val="en-GB"/>
        </w:rPr>
        <w:t xml:space="preserve">, </w:t>
      </w:r>
      <w:r w:rsidR="001C673E" w:rsidRPr="00432360">
        <w:rPr>
          <w:lang w:val="en-GB"/>
        </w:rPr>
        <w:t>mechanism of injury</w:t>
      </w:r>
      <w:r w:rsidR="00C7648E" w:rsidRPr="00432360">
        <w:rPr>
          <w:lang w:val="en-GB"/>
        </w:rPr>
        <w:t>, ASA class</w:t>
      </w:r>
      <w:r w:rsidR="00224C09">
        <w:rPr>
          <w:lang w:val="en-GB"/>
        </w:rPr>
        <w:t xml:space="preserve"> and mechanical ventilation</w:t>
      </w:r>
      <w:r w:rsidR="00C7648E" w:rsidRPr="00432360">
        <w:rPr>
          <w:lang w:val="en-GB"/>
        </w:rPr>
        <w:t xml:space="preserve">. </w:t>
      </w:r>
    </w:p>
    <w:p w14:paraId="15404CDB" w14:textId="231B3201" w:rsidR="007E712E" w:rsidRPr="00432360" w:rsidRDefault="006A640F" w:rsidP="006A640F">
      <w:pPr>
        <w:spacing w:line="360" w:lineRule="auto"/>
        <w:jc w:val="both"/>
        <w:rPr>
          <w:lang w:val="en-GB"/>
        </w:rPr>
      </w:pPr>
      <w:r w:rsidRPr="00432360">
        <w:rPr>
          <w:lang w:val="en-GB"/>
        </w:rPr>
        <w:t>The continuous variables includ</w:t>
      </w:r>
      <w:r w:rsidR="001C673E" w:rsidRPr="00432360">
        <w:rPr>
          <w:lang w:val="en-GB"/>
        </w:rPr>
        <w:t>e age, Injury Severity Score (ISS), Revised Trauma Score (RTS)</w:t>
      </w:r>
      <w:r w:rsidR="00C7648E" w:rsidRPr="00432360">
        <w:rPr>
          <w:lang w:val="en-GB"/>
        </w:rPr>
        <w:t xml:space="preserve">, </w:t>
      </w:r>
      <w:r w:rsidR="00704986">
        <w:rPr>
          <w:lang w:val="en-GB"/>
        </w:rPr>
        <w:t xml:space="preserve">Glasgow Coma Scale (GCS), </w:t>
      </w:r>
      <w:r w:rsidR="00C7648E" w:rsidRPr="00432360">
        <w:rPr>
          <w:lang w:val="en-GB"/>
        </w:rPr>
        <w:t>systolic blood pressure (SBP), respiratory rate (RR)</w:t>
      </w:r>
      <w:r w:rsidR="00704986">
        <w:rPr>
          <w:lang w:val="en-GB"/>
        </w:rPr>
        <w:t xml:space="preserve">, length of stay, </w:t>
      </w:r>
      <w:r w:rsidR="00C7648E" w:rsidRPr="00432360">
        <w:rPr>
          <w:lang w:val="en-GB"/>
        </w:rPr>
        <w:t xml:space="preserve">and </w:t>
      </w:r>
      <w:r w:rsidR="001C673E" w:rsidRPr="00432360">
        <w:rPr>
          <w:lang w:val="en-GB"/>
        </w:rPr>
        <w:t>time to first CT in minutes</w:t>
      </w:r>
      <w:r w:rsidR="00C7648E" w:rsidRPr="00432360">
        <w:rPr>
          <w:lang w:val="en-GB"/>
        </w:rPr>
        <w:t>.</w:t>
      </w:r>
      <w:r w:rsidR="001C673E" w:rsidRPr="00432360">
        <w:rPr>
          <w:lang w:val="en-GB"/>
        </w:rPr>
        <w:t xml:space="preserve"> </w:t>
      </w:r>
      <w:r w:rsidR="00C7648E" w:rsidRPr="00432360">
        <w:rPr>
          <w:lang w:val="en-GB"/>
        </w:rPr>
        <w:t xml:space="preserve">The Revised Trauma Score was calculated using </w:t>
      </w:r>
      <w:r w:rsidR="001E2AB1" w:rsidRPr="00432360">
        <w:rPr>
          <w:lang w:val="en-GB"/>
        </w:rPr>
        <w:t>GCS</w:t>
      </w:r>
      <w:r w:rsidR="00C7648E" w:rsidRPr="00432360">
        <w:rPr>
          <w:lang w:val="en-GB"/>
        </w:rPr>
        <w:t xml:space="preserve">, </w:t>
      </w:r>
      <w:r w:rsidR="00704986">
        <w:rPr>
          <w:lang w:val="en-GB"/>
        </w:rPr>
        <w:t>SBP</w:t>
      </w:r>
      <w:r w:rsidR="00C7648E" w:rsidRPr="00432360">
        <w:rPr>
          <w:lang w:val="en-GB"/>
        </w:rPr>
        <w:t xml:space="preserve">, and </w:t>
      </w:r>
      <w:r w:rsidR="00704986">
        <w:rPr>
          <w:lang w:val="en-GB"/>
        </w:rPr>
        <w:t>RR</w:t>
      </w:r>
      <w:r w:rsidR="00C7648E" w:rsidRPr="00432360">
        <w:rPr>
          <w:lang w:val="en-GB"/>
        </w:rPr>
        <w:t>, each coded on a scale from 0 to 4 and combined with published coefficients</w:t>
      </w:r>
      <w:r w:rsidR="00D53091" w:rsidRPr="00432360">
        <w:rPr>
          <w:lang w:val="en-GB"/>
        </w:rPr>
        <w:t xml:space="preserve"> </w:t>
      </w:r>
      <w:r w:rsidR="00D53091" w:rsidRPr="00432360">
        <w:rPr>
          <w:lang w:val="en-GB"/>
        </w:rPr>
        <w:fldChar w:fldCharType="begin"/>
      </w:r>
      <w:r w:rsidR="002610A7" w:rsidRPr="00432360">
        <w:rPr>
          <w:lang w:val="en-GB"/>
        </w:rPr>
        <w:instrText xml:space="preserve"> ADDIN ZOTERO_ITEM CSL_CITATION {"citationID":"1mCDC9eB","properties":{"formattedCitation":"(30)","plainCitation":"(30)","noteIndex":0},"citationItems":[{"id":85,"uris":["http://zotero.org/users/local/rmsRq3K8/items/6KQ7BVLP"],"itemData":{"id":85,"type":"article-journal","abstract":"The Trauma Score (TS) has been revised. The revision includes Glasgow Coma Scale (GCS), systolic blood pressure (SBP), and respiratory rate (RR) and excludes capillary refill and respiratory expansion, which were difficult to assess in the field. Two versions of the revised score have been developed, one for triage (T-RTS) and another for use in outcome evaluations and to control for injury severity (RTS). T-RTS, the sum of coded values of GCS, SBP, and RR, demonstrated increased sensitivity and some loss in specificity when compared with a triage criterion based on TS and GCS values. T-RTS correctly identified more than 97% of nonsurvivors as requiring trauma center care. The T-RTS traige criterion does not require summing of the coded values and is more easily implemented that the TS criterion. RTS is a weighted sum of coded variable values. The RTS demonstrated substantially improved reliability in outcome predictions for compared to the TS. The RTS also yielded more accurate outcome predictions for patients with serious head injuries than the TS.","container-title":"Journal of Trauma and Acute Care Surgery","ISSN":"2163-0755","issue":"5","language":"en-US","page":"623","source":"journals.lww.com","title":"A Revision of the Trauma Score","volume":"29","author":[{"family":"Champion","given":"Howard R."},{"family":"Sacco","given":"William J."},{"family":"Copes","given":"Wayne S."},{"family":"Gann","given":"Donald S."},{"family":"Gennarelli","given":"Thomas A."},{"family":"Flanagan","given":"Maureen E."}],"issued":{"date-parts":[["1989",5]]}}}],"schema":"https://github.com/citation-style-language/schema/raw/master/csl-citation.json"} </w:instrText>
      </w:r>
      <w:r w:rsidR="00D53091" w:rsidRPr="00432360">
        <w:rPr>
          <w:lang w:val="en-GB"/>
        </w:rPr>
        <w:fldChar w:fldCharType="separate"/>
      </w:r>
      <w:r w:rsidR="00EC7A50" w:rsidRPr="00432360">
        <w:rPr>
          <w:noProof/>
          <w:lang w:val="en-GB"/>
        </w:rPr>
        <w:t>(30)</w:t>
      </w:r>
      <w:r w:rsidR="00D53091" w:rsidRPr="00432360">
        <w:rPr>
          <w:lang w:val="en-GB"/>
        </w:rPr>
        <w:fldChar w:fldCharType="end"/>
      </w:r>
      <w:r w:rsidR="00C7648E" w:rsidRPr="00432360">
        <w:rPr>
          <w:lang w:val="en-GB"/>
        </w:rPr>
        <w:t xml:space="preserve">. Furthermore, certain continuous variables were retained in their continuous form for analysis, but others were categorised into clinically meaningful groups to facilitate descriptive statistics and subgroup analyses. </w:t>
      </w:r>
    </w:p>
    <w:p w14:paraId="7DD25EA0" w14:textId="77777777" w:rsidR="00AA591B" w:rsidRPr="00432360" w:rsidRDefault="00AA591B" w:rsidP="00AA591B">
      <w:pPr>
        <w:pStyle w:val="Heading2"/>
        <w:rPr>
          <w:szCs w:val="28"/>
          <w:lang w:val="en-GB"/>
        </w:rPr>
      </w:pPr>
      <w:commentRangeStart w:id="45"/>
      <w:r w:rsidRPr="00432360">
        <w:rPr>
          <w:szCs w:val="28"/>
          <w:lang w:val="en-GB"/>
        </w:rPr>
        <w:t>Statistical methods</w:t>
      </w:r>
      <w:commentRangeEnd w:id="45"/>
      <w:r w:rsidRPr="00432360">
        <w:rPr>
          <w:rStyle w:val="CommentReference"/>
          <w:rFonts w:eastAsiaTheme="minorHAnsi" w:cs="Times New Roman"/>
          <w:b w:val="0"/>
          <w:bCs w:val="0"/>
          <w:lang w:val="en-GB"/>
        </w:rPr>
        <w:commentReference w:id="45"/>
      </w:r>
    </w:p>
    <w:p w14:paraId="60216724" w14:textId="4F44DA75" w:rsidR="00A57D7F" w:rsidRPr="00432360" w:rsidRDefault="00A57D7F" w:rsidP="00A57D7F">
      <w:pPr>
        <w:spacing w:line="360" w:lineRule="auto"/>
        <w:rPr>
          <w:lang w:val="en-GB"/>
        </w:rPr>
      </w:pPr>
      <w:r w:rsidRPr="00432360">
        <w:rPr>
          <w:lang w:val="en-GB"/>
        </w:rPr>
        <w:t>For continuous variables, medians and interquartile ranges (25</w:t>
      </w:r>
      <w:r w:rsidRPr="00432360">
        <w:rPr>
          <w:vertAlign w:val="superscript"/>
          <w:lang w:val="en-GB"/>
        </w:rPr>
        <w:t>th</w:t>
      </w:r>
      <w:r w:rsidRPr="00432360">
        <w:rPr>
          <w:lang w:val="en-GB"/>
        </w:rPr>
        <w:t>-75</w:t>
      </w:r>
      <w:proofErr w:type="gramStart"/>
      <w:r w:rsidRPr="00432360">
        <w:rPr>
          <w:vertAlign w:val="superscript"/>
          <w:lang w:val="en-GB"/>
        </w:rPr>
        <w:t>th</w:t>
      </w:r>
      <w:r w:rsidRPr="00432360">
        <w:rPr>
          <w:lang w:val="en-GB"/>
        </w:rPr>
        <w:t xml:space="preserve">  percentiles</w:t>
      </w:r>
      <w:proofErr w:type="gramEnd"/>
      <w:r w:rsidRPr="00432360">
        <w:rPr>
          <w:lang w:val="en-GB"/>
        </w:rPr>
        <w:t>) are used. Categorical variables are presented using the number of patients and their corresponding percentages of the cohort.</w:t>
      </w:r>
      <w:r w:rsidR="00C7648E" w:rsidRPr="00432360">
        <w:rPr>
          <w:lang w:val="en-GB"/>
        </w:rPr>
        <w:t xml:space="preserve"> </w:t>
      </w:r>
      <w:r w:rsidR="00D53091" w:rsidRPr="00432360">
        <w:rPr>
          <w:lang w:val="en-GB"/>
        </w:rPr>
        <w:t xml:space="preserve">Complete case analysis will be used; as such, only cases with complete data for all variables of interest will be used. </w:t>
      </w:r>
    </w:p>
    <w:p w14:paraId="64B1E84C" w14:textId="5EFA7B01" w:rsidR="004B2110" w:rsidRPr="00432360" w:rsidRDefault="004B2110" w:rsidP="00A57D7F">
      <w:pPr>
        <w:spacing w:line="360" w:lineRule="auto"/>
        <w:jc w:val="both"/>
        <w:rPr>
          <w:lang w:val="en-GB"/>
        </w:rPr>
      </w:pPr>
      <w:r w:rsidRPr="00432360">
        <w:rPr>
          <w:lang w:val="en-GB"/>
        </w:rPr>
        <w:t xml:space="preserve">Logistic regression was used to </w:t>
      </w:r>
      <w:r w:rsidR="00A57D7F" w:rsidRPr="00432360">
        <w:rPr>
          <w:lang w:val="en-GB"/>
        </w:rPr>
        <w:t>examine</w:t>
      </w:r>
      <w:r w:rsidRPr="00432360">
        <w:rPr>
          <w:lang w:val="en-GB"/>
        </w:rPr>
        <w:t xml:space="preserve"> the association between patient and process</w:t>
      </w:r>
      <w:r w:rsidR="00A57D7F" w:rsidRPr="00432360">
        <w:rPr>
          <w:lang w:val="en-GB"/>
        </w:rPr>
        <w:t xml:space="preserve">-related factors </w:t>
      </w:r>
      <w:r w:rsidRPr="00432360">
        <w:rPr>
          <w:lang w:val="en-GB"/>
        </w:rPr>
        <w:t xml:space="preserve">and OFI. </w:t>
      </w:r>
      <w:r w:rsidR="00A56493" w:rsidRPr="00432360">
        <w:rPr>
          <w:lang w:val="en-GB"/>
        </w:rPr>
        <w:t xml:space="preserve">Bivariable logistic regression to assess unadjusted associations between patient and process factors and OFI was initially performed. </w:t>
      </w:r>
      <w:r w:rsidR="00246F44" w:rsidRPr="00432360">
        <w:rPr>
          <w:lang w:val="en-GB"/>
        </w:rPr>
        <w:t>To estimate adjusted associations, these variables were entered into a multivariable logistic regression model</w:t>
      </w:r>
      <w:r w:rsidR="00A56493" w:rsidRPr="00432360">
        <w:rPr>
          <w:lang w:val="en-GB"/>
        </w:rPr>
        <w:t xml:space="preserve">. </w:t>
      </w:r>
      <w:r w:rsidR="00A57D7F" w:rsidRPr="00432360">
        <w:rPr>
          <w:lang w:val="en-GB"/>
        </w:rPr>
        <w:t xml:space="preserve">Results are reported as Odds Ratio (OR) with 95% confidence interval (CI), and a p-value of &lt;0.05 was used as the threshold for statistical significance. </w:t>
      </w:r>
      <w:r w:rsidRPr="00432360">
        <w:rPr>
          <w:lang w:val="en-GB"/>
        </w:rPr>
        <w:t xml:space="preserve">To ensure objectivity, all statistical analyses were initially performed on synthetic data before being applied to the </w:t>
      </w:r>
      <w:r w:rsidR="00A57D7F" w:rsidRPr="00432360">
        <w:rPr>
          <w:lang w:val="en-GB"/>
        </w:rPr>
        <w:t>combined trauma registry and trauma care quality database</w:t>
      </w:r>
      <w:r w:rsidRPr="00432360">
        <w:rPr>
          <w:lang w:val="en-GB"/>
        </w:rPr>
        <w:t xml:space="preserve">. Statistical analyses were conducted in R. </w:t>
      </w:r>
    </w:p>
    <w:p w14:paraId="21E5F6EF" w14:textId="182BA0EC" w:rsidR="00792611" w:rsidRPr="00432360" w:rsidRDefault="00936DAF" w:rsidP="00D53091">
      <w:pPr>
        <w:pStyle w:val="Heading2"/>
        <w:jc w:val="both"/>
        <w:rPr>
          <w:lang w:val="en-GB"/>
        </w:rPr>
      </w:pPr>
      <w:r w:rsidRPr="00432360">
        <w:rPr>
          <w:lang w:val="en-GB"/>
        </w:rPr>
        <w:t>Ethical considerations</w:t>
      </w:r>
    </w:p>
    <w:p w14:paraId="49F43E4A" w14:textId="138D1364" w:rsidR="008C2393" w:rsidRPr="00432360" w:rsidRDefault="003A32CC" w:rsidP="003A32CC">
      <w:pPr>
        <w:spacing w:line="360" w:lineRule="auto"/>
        <w:jc w:val="both"/>
        <w:rPr>
          <w:lang w:val="en-GB"/>
        </w:rPr>
      </w:pPr>
      <w:r w:rsidRPr="00432360">
        <w:rPr>
          <w:lang w:val="en-GB"/>
        </w:rPr>
        <w:t xml:space="preserve">This is </w:t>
      </w:r>
      <w:r w:rsidR="00EA3FF7" w:rsidRPr="00432360">
        <w:rPr>
          <w:lang w:val="en-GB"/>
        </w:rPr>
        <w:t xml:space="preserve">a </w:t>
      </w:r>
      <w:r w:rsidRPr="00432360">
        <w:rPr>
          <w:lang w:val="en-GB"/>
        </w:rPr>
        <w:t xml:space="preserve">register-based study with no intervention and thus entailed no risk of burden nor physical harm or contact with patients. Rather, it involves secondary use of routinely collected </w:t>
      </w:r>
      <w:r w:rsidRPr="00432360">
        <w:rPr>
          <w:lang w:val="en-GB"/>
        </w:rPr>
        <w:lastRenderedPageBreak/>
        <w:t xml:space="preserve">clinical data. The principal ethical risk was the risk of privacy and integrity intrusion, especially during the linkage of the trauma registry and the local trauma care quality database before pseudonymization. </w:t>
      </w:r>
      <w:r w:rsidR="00EA3FF7" w:rsidRPr="00432360">
        <w:rPr>
          <w:lang w:val="en-GB"/>
        </w:rPr>
        <w:t>Also, all results are reported on an aggregate level to minimise the possibility of reidentification. In line with regular practice for registry studies based on previously collected data, informed consent was not obtained from participants. The risk of privacy intrusion was judged to increase if individual research subjects were to be contacted.</w:t>
      </w:r>
    </w:p>
    <w:p w14:paraId="3A9D3D08" w14:textId="04F430C5" w:rsidR="00AA1832" w:rsidRPr="00432360" w:rsidRDefault="00B52BB7" w:rsidP="00B52BB7">
      <w:pPr>
        <w:spacing w:line="360" w:lineRule="auto"/>
        <w:jc w:val="both"/>
        <w:rPr>
          <w:lang w:val="en-GB"/>
        </w:rPr>
      </w:pPr>
      <w:r w:rsidRPr="00432360">
        <w:rPr>
          <w:lang w:val="en-GB"/>
        </w:rPr>
        <w:t xml:space="preserve">The risk of integrity breach was weighed against the potential benefits the project can provide regarding health and was judged favourable. Although there is no direct benefit for the individuals whose data was used, the societal value is substantial because identifying </w:t>
      </w:r>
      <w:r w:rsidR="003A60CD" w:rsidRPr="00432360">
        <w:rPr>
          <w:lang w:val="en-GB"/>
        </w:rPr>
        <w:t>OFIs</w:t>
      </w:r>
      <w:r w:rsidRPr="00432360">
        <w:rPr>
          <w:lang w:val="en-GB"/>
        </w:rPr>
        <w:t xml:space="preserve"> in traumatic brain injury care can inform corrective actions, enhance patient safety, and reduce morbidity and mortality. The Swedish Ethical Review Authority granted ethical approval with the DNRs being: 2021-02541, 2021-03531 and 2023-02975-02. </w:t>
      </w:r>
      <w:r w:rsidR="009F72A7" w:rsidRPr="00432360">
        <w:rPr>
          <w:lang w:val="en-GB"/>
        </w:rPr>
        <w:tab/>
      </w:r>
    </w:p>
    <w:p w14:paraId="327E28CA" w14:textId="2DB69632" w:rsidR="006D7733" w:rsidRPr="00432360" w:rsidRDefault="00936DAF" w:rsidP="006D7733">
      <w:pPr>
        <w:pStyle w:val="Heading1"/>
        <w:jc w:val="both"/>
        <w:rPr>
          <w:lang w:val="en-GB"/>
        </w:rPr>
      </w:pPr>
      <w:commentRangeStart w:id="46"/>
      <w:commentRangeStart w:id="47"/>
      <w:proofErr w:type="spellStart"/>
      <w:r w:rsidRPr="00432360">
        <w:rPr>
          <w:lang w:val="en-GB"/>
        </w:rPr>
        <w:t>Resultat</w:t>
      </w:r>
      <w:proofErr w:type="spellEnd"/>
      <w:r w:rsidRPr="00432360">
        <w:rPr>
          <w:lang w:val="en-GB"/>
        </w:rPr>
        <w:t>/Results</w:t>
      </w:r>
      <w:commentRangeEnd w:id="46"/>
      <w:r w:rsidR="003B29C3" w:rsidRPr="00432360">
        <w:rPr>
          <w:rStyle w:val="CommentReference"/>
          <w:rFonts w:eastAsiaTheme="minorHAnsi" w:cs="Times New Roman"/>
          <w:b w:val="0"/>
          <w:bCs w:val="0"/>
          <w:lang w:val="en-GB"/>
        </w:rPr>
        <w:commentReference w:id="46"/>
      </w:r>
      <w:commentRangeEnd w:id="47"/>
      <w:r w:rsidR="00E36D4B">
        <w:rPr>
          <w:rStyle w:val="CommentReference"/>
          <w:rFonts w:eastAsiaTheme="minorHAnsi" w:cs="Times New Roman"/>
          <w:b w:val="0"/>
          <w:bCs w:val="0"/>
        </w:rPr>
        <w:commentReference w:id="47"/>
      </w:r>
    </w:p>
    <w:p w14:paraId="01A9DEFA" w14:textId="7C824C50" w:rsidR="006D7733" w:rsidRPr="00432360" w:rsidRDefault="006D7733" w:rsidP="006D7733">
      <w:pPr>
        <w:pStyle w:val="Heading2"/>
        <w:rPr>
          <w:lang w:val="en-GB"/>
        </w:rPr>
      </w:pPr>
      <w:r w:rsidRPr="00432360">
        <w:rPr>
          <w:lang w:val="en-GB"/>
        </w:rPr>
        <w:t xml:space="preserve">Study population </w:t>
      </w:r>
    </w:p>
    <w:p w14:paraId="1CB9F483" w14:textId="4983BBBD" w:rsidR="009B6E7A" w:rsidRPr="00432360" w:rsidRDefault="009B6E7A" w:rsidP="009B6E7A">
      <w:pPr>
        <w:spacing w:line="360" w:lineRule="auto"/>
        <w:rPr>
          <w:lang w:val="en-GB"/>
        </w:rPr>
      </w:pPr>
      <w:r w:rsidRPr="00432360">
        <w:rPr>
          <w:lang w:val="en-GB"/>
        </w:rPr>
        <w:t xml:space="preserve">A total of </w:t>
      </w:r>
      <w:r w:rsidR="003B29C3" w:rsidRPr="00432360">
        <w:rPr>
          <w:b/>
          <w:bCs/>
          <w:lang w:val="en-GB"/>
        </w:rPr>
        <w:t>14</w:t>
      </w:r>
      <w:ins w:id="48" w:author="Martin Gerdin Wärnberg" w:date="2025-12-03T22:26:00Z" w16du:dateUtc="2025-12-03T21:26:00Z">
        <w:r w:rsidR="00B6541B">
          <w:rPr>
            <w:b/>
            <w:bCs/>
            <w:lang w:val="en-GB"/>
          </w:rPr>
          <w:t>,</w:t>
        </w:r>
      </w:ins>
      <w:r w:rsidR="003B29C3" w:rsidRPr="00432360">
        <w:rPr>
          <w:b/>
          <w:bCs/>
          <w:lang w:val="en-GB"/>
        </w:rPr>
        <w:t>022</w:t>
      </w:r>
      <w:r w:rsidR="005C6E59" w:rsidRPr="00432360">
        <w:rPr>
          <w:b/>
          <w:bCs/>
          <w:lang w:val="en-GB"/>
        </w:rPr>
        <w:t xml:space="preserve"> </w:t>
      </w:r>
      <w:r w:rsidRPr="00432360">
        <w:rPr>
          <w:lang w:val="en-GB"/>
        </w:rPr>
        <w:t xml:space="preserve">trauma patients were recorded in the </w:t>
      </w:r>
      <w:r w:rsidR="00D92262" w:rsidRPr="00432360">
        <w:rPr>
          <w:lang w:val="en-GB"/>
        </w:rPr>
        <w:t xml:space="preserve">Karolinska University Hospital Solna </w:t>
      </w:r>
      <w:r w:rsidRPr="00432360">
        <w:rPr>
          <w:lang w:val="en-GB"/>
        </w:rPr>
        <w:t>trauma registry during the 2012</w:t>
      </w:r>
      <w:r w:rsidR="00430137" w:rsidRPr="00432360">
        <w:rPr>
          <w:lang w:val="en-GB"/>
        </w:rPr>
        <w:t xml:space="preserve"> - </w:t>
      </w:r>
      <w:r w:rsidRPr="00432360">
        <w:rPr>
          <w:lang w:val="en-GB"/>
        </w:rPr>
        <w:t xml:space="preserve">2023 study period. </w:t>
      </w:r>
      <w:del w:id="49" w:author="Martin Gerdin Wärnberg" w:date="2025-12-03T22:26:00Z" w16du:dateUtc="2025-12-03T21:26:00Z">
        <w:r w:rsidRPr="00432360" w:rsidDel="002C5764">
          <w:rPr>
            <w:lang w:val="en-GB"/>
          </w:rPr>
          <w:delText xml:space="preserve"> </w:delText>
        </w:r>
      </w:del>
      <w:r w:rsidRPr="00432360">
        <w:rPr>
          <w:lang w:val="en-GB"/>
        </w:rPr>
        <w:t xml:space="preserve">From this source cohort, </w:t>
      </w:r>
      <w:r w:rsidR="00D92262" w:rsidRPr="00432360">
        <w:rPr>
          <w:lang w:val="en-GB"/>
        </w:rPr>
        <w:t xml:space="preserve">individuals </w:t>
      </w:r>
      <w:r w:rsidRPr="00432360">
        <w:rPr>
          <w:lang w:val="en-GB"/>
        </w:rPr>
        <w:t xml:space="preserve">with TBI were identified based on predefined AIS criteria for </w:t>
      </w:r>
      <w:r w:rsidR="00664DA4" w:rsidRPr="00432360">
        <w:rPr>
          <w:lang w:val="en-GB"/>
        </w:rPr>
        <w:t>TBI (1xxxxx.x)</w:t>
      </w:r>
      <w:r w:rsidRPr="00432360">
        <w:rPr>
          <w:lang w:val="en-GB"/>
        </w:rPr>
        <w:t>.</w:t>
      </w:r>
      <w:r w:rsidR="00D92262" w:rsidRPr="00432360">
        <w:rPr>
          <w:lang w:val="en-GB"/>
        </w:rPr>
        <w:t xml:space="preserve"> </w:t>
      </w:r>
      <w:ins w:id="50" w:author="Martin Gerdin Wärnberg" w:date="2025-12-03T22:26:00Z" w16du:dateUtc="2025-12-03T21:26:00Z">
        <w:r w:rsidR="002C5764">
          <w:rPr>
            <w:lang w:val="en-GB"/>
          </w:rPr>
          <w:t>A total of 8,401 p</w:t>
        </w:r>
      </w:ins>
      <w:del w:id="51" w:author="Martin Gerdin Wärnberg" w:date="2025-12-03T22:26:00Z" w16du:dateUtc="2025-12-03T21:26:00Z">
        <w:r w:rsidR="00D92262" w:rsidRPr="00432360" w:rsidDel="002C5764">
          <w:rPr>
            <w:lang w:val="en-GB"/>
          </w:rPr>
          <w:delText>P</w:delText>
        </w:r>
      </w:del>
      <w:r w:rsidR="00D92262" w:rsidRPr="00432360">
        <w:rPr>
          <w:lang w:val="en-GB"/>
        </w:rPr>
        <w:t>atients who did not meet these criteria were excluded</w:t>
      </w:r>
      <w:del w:id="52" w:author="Martin Gerdin Wärnberg" w:date="2025-12-03T22:26:00Z" w16du:dateUtc="2025-12-03T21:26:00Z">
        <w:r w:rsidR="005C6E59" w:rsidRPr="00432360" w:rsidDel="002C5764">
          <w:rPr>
            <w:lang w:val="en-GB"/>
          </w:rPr>
          <w:delText xml:space="preserve"> (n = </w:delText>
        </w:r>
        <w:r w:rsidR="003B29C3" w:rsidRPr="00432360" w:rsidDel="002C5764">
          <w:rPr>
            <w:b/>
            <w:bCs/>
            <w:lang w:val="en-GB"/>
          </w:rPr>
          <w:delText>8401)</w:delText>
        </w:r>
      </w:del>
      <w:r w:rsidR="003B29C3" w:rsidRPr="00432360">
        <w:rPr>
          <w:b/>
          <w:bCs/>
          <w:lang w:val="en-GB"/>
        </w:rPr>
        <w:t xml:space="preserve">, </w:t>
      </w:r>
      <w:r w:rsidR="00D92262" w:rsidRPr="00432360">
        <w:rPr>
          <w:lang w:val="en-GB"/>
        </w:rPr>
        <w:t xml:space="preserve">resulting in </w:t>
      </w:r>
      <w:r w:rsidR="003B29C3" w:rsidRPr="00432360">
        <w:rPr>
          <w:b/>
          <w:bCs/>
          <w:lang w:val="en-GB"/>
        </w:rPr>
        <w:t xml:space="preserve">5621 </w:t>
      </w:r>
      <w:r w:rsidR="00D92262" w:rsidRPr="00432360">
        <w:rPr>
          <w:lang w:val="en-GB"/>
        </w:rPr>
        <w:t>patients with TBI.</w:t>
      </w:r>
    </w:p>
    <w:p w14:paraId="1107F836" w14:textId="56F0C604" w:rsidR="00D92262" w:rsidRPr="00432360" w:rsidRDefault="00D92262" w:rsidP="009B6E7A">
      <w:pPr>
        <w:spacing w:line="360" w:lineRule="auto"/>
        <w:rPr>
          <w:lang w:val="en-GB"/>
        </w:rPr>
      </w:pPr>
      <w:r w:rsidRPr="00432360">
        <w:rPr>
          <w:lang w:val="en-GB"/>
        </w:rPr>
        <w:t xml:space="preserve">Subsequently, exclusions </w:t>
      </w:r>
      <w:proofErr w:type="gramStart"/>
      <w:r w:rsidR="00430137" w:rsidRPr="00432360">
        <w:rPr>
          <w:lang w:val="en-GB"/>
        </w:rPr>
        <w:t>on the basis of</w:t>
      </w:r>
      <w:proofErr w:type="gramEnd"/>
      <w:r w:rsidRPr="00432360">
        <w:rPr>
          <w:lang w:val="en-GB"/>
        </w:rPr>
        <w:t xml:space="preserve"> demographics and clinical relevance were applied. </w:t>
      </w:r>
      <w:ins w:id="53" w:author="Martin Gerdin Wärnberg" w:date="2025-12-03T22:27:00Z" w16du:dateUtc="2025-12-03T21:27:00Z">
        <w:r w:rsidR="002C5764">
          <w:rPr>
            <w:lang w:val="en-GB"/>
          </w:rPr>
          <w:t>Some 257 p</w:t>
        </w:r>
      </w:ins>
      <w:del w:id="54" w:author="Martin Gerdin Wärnberg" w:date="2025-12-03T22:27:00Z" w16du:dateUtc="2025-12-03T21:27:00Z">
        <w:r w:rsidR="00664DA4" w:rsidRPr="00432360" w:rsidDel="002C5764">
          <w:rPr>
            <w:lang w:val="en-GB"/>
          </w:rPr>
          <w:delText>P</w:delText>
        </w:r>
      </w:del>
      <w:r w:rsidR="00664DA4" w:rsidRPr="00432360">
        <w:rPr>
          <w:lang w:val="en-GB"/>
        </w:rPr>
        <w:t xml:space="preserve">atients younger than 18 </w:t>
      </w:r>
      <w:r w:rsidR="00430137" w:rsidRPr="00432360">
        <w:rPr>
          <w:lang w:val="en-GB"/>
        </w:rPr>
        <w:t xml:space="preserve">years </w:t>
      </w:r>
      <w:del w:id="55" w:author="Martin Gerdin Wärnberg" w:date="2025-12-03T22:27:00Z" w16du:dateUtc="2025-12-03T21:27:00Z">
        <w:r w:rsidR="00664DA4" w:rsidRPr="00432360" w:rsidDel="002C5764">
          <w:rPr>
            <w:lang w:val="en-GB"/>
          </w:rPr>
          <w:delText>(</w:delText>
        </w:r>
        <w:r w:rsidR="003B29C3" w:rsidRPr="00432360" w:rsidDel="002C5764">
          <w:rPr>
            <w:b/>
            <w:bCs/>
            <w:lang w:val="en-GB"/>
          </w:rPr>
          <w:delText>257</w:delText>
        </w:r>
        <w:r w:rsidR="00664DA4" w:rsidRPr="00432360" w:rsidDel="002C5764">
          <w:rPr>
            <w:lang w:val="en-GB"/>
          </w:rPr>
          <w:delText xml:space="preserve">) </w:delText>
        </w:r>
      </w:del>
      <w:r w:rsidR="00664DA4" w:rsidRPr="00432360">
        <w:rPr>
          <w:lang w:val="en-GB"/>
        </w:rPr>
        <w:t>and those declared dead on arrival (</w:t>
      </w:r>
      <w:r w:rsidR="00664DA4" w:rsidRPr="00432360">
        <w:rPr>
          <w:b/>
          <w:bCs/>
          <w:lang w:val="en-GB"/>
        </w:rPr>
        <w:t>m</w:t>
      </w:r>
      <w:r w:rsidR="00664DA4" w:rsidRPr="00432360">
        <w:rPr>
          <w:lang w:val="en-GB"/>
        </w:rPr>
        <w:t xml:space="preserve">) were </w:t>
      </w:r>
      <w:r w:rsidRPr="00432360">
        <w:rPr>
          <w:lang w:val="en-GB"/>
        </w:rPr>
        <w:t>removed from the cohort</w:t>
      </w:r>
      <w:r w:rsidR="00664DA4" w:rsidRPr="00432360">
        <w:rPr>
          <w:lang w:val="en-GB"/>
        </w:rPr>
        <w:t xml:space="preserve">. The remaining TBI patients were </w:t>
      </w:r>
      <w:r w:rsidRPr="00432360">
        <w:rPr>
          <w:lang w:val="en-GB"/>
        </w:rPr>
        <w:t>then</w:t>
      </w:r>
      <w:r w:rsidR="00664DA4" w:rsidRPr="00432360">
        <w:rPr>
          <w:lang w:val="en-GB"/>
        </w:rPr>
        <w:t xml:space="preserve"> cross-linked with the local trauma care quality database, which contains </w:t>
      </w:r>
      <w:r w:rsidRPr="00432360">
        <w:rPr>
          <w:lang w:val="en-GB"/>
        </w:rPr>
        <w:t>outcomes</w:t>
      </w:r>
      <w:r w:rsidR="00664DA4" w:rsidRPr="00432360">
        <w:rPr>
          <w:lang w:val="en-GB"/>
        </w:rPr>
        <w:t xml:space="preserve"> from the </w:t>
      </w:r>
      <w:r w:rsidRPr="00432360">
        <w:rPr>
          <w:lang w:val="en-GB"/>
        </w:rPr>
        <w:t>multidisciplinary trauma quality improvement process</w:t>
      </w:r>
      <w:r w:rsidR="00664DA4" w:rsidRPr="00432360">
        <w:rPr>
          <w:lang w:val="en-GB"/>
        </w:rPr>
        <w:t xml:space="preserve">. Patients who </w:t>
      </w:r>
      <w:r w:rsidR="00EB5478" w:rsidRPr="00432360">
        <w:rPr>
          <w:lang w:val="en-GB"/>
        </w:rPr>
        <w:t>were admitted before the OFI review protocol</w:t>
      </w:r>
      <w:r w:rsidR="00664DA4" w:rsidRPr="00432360">
        <w:rPr>
          <w:lang w:val="en-GB"/>
        </w:rPr>
        <w:t xml:space="preserve">, or who </w:t>
      </w:r>
      <w:r w:rsidRPr="00432360">
        <w:rPr>
          <w:lang w:val="en-GB"/>
        </w:rPr>
        <w:t>did not have</w:t>
      </w:r>
      <w:r w:rsidR="00664DA4" w:rsidRPr="00432360">
        <w:rPr>
          <w:lang w:val="en-GB"/>
        </w:rPr>
        <w:t xml:space="preserve"> </w:t>
      </w:r>
      <w:r w:rsidRPr="00432360">
        <w:rPr>
          <w:lang w:val="en-GB"/>
        </w:rPr>
        <w:t xml:space="preserve">a documented assessment regarding the presence or absence of an OFI </w:t>
      </w:r>
      <w:r w:rsidR="00664DA4" w:rsidRPr="00432360">
        <w:rPr>
          <w:lang w:val="en-GB"/>
        </w:rPr>
        <w:t>(</w:t>
      </w:r>
      <w:commentRangeStart w:id="56"/>
      <w:r w:rsidR="003B29C3" w:rsidRPr="00432360">
        <w:rPr>
          <w:b/>
          <w:bCs/>
          <w:lang w:val="en-GB"/>
        </w:rPr>
        <w:t>2150</w:t>
      </w:r>
      <w:commentRangeEnd w:id="56"/>
      <w:r w:rsidR="002C5764">
        <w:rPr>
          <w:rStyle w:val="CommentReference"/>
        </w:rPr>
        <w:commentReference w:id="56"/>
      </w:r>
      <w:r w:rsidR="00664DA4" w:rsidRPr="00432360">
        <w:rPr>
          <w:lang w:val="en-GB"/>
        </w:rPr>
        <w:t>)</w:t>
      </w:r>
      <w:r w:rsidRPr="00432360">
        <w:rPr>
          <w:lang w:val="en-GB"/>
        </w:rPr>
        <w:t>, were excluded</w:t>
      </w:r>
      <w:r w:rsidR="00664DA4" w:rsidRPr="00432360">
        <w:rPr>
          <w:lang w:val="en-GB"/>
        </w:rPr>
        <w:t xml:space="preserve">. This </w:t>
      </w:r>
      <w:r w:rsidRPr="00432360">
        <w:rPr>
          <w:lang w:val="en-GB"/>
        </w:rPr>
        <w:t xml:space="preserve">linked </w:t>
      </w:r>
      <w:r w:rsidR="00430137" w:rsidRPr="00432360">
        <w:rPr>
          <w:lang w:val="en-GB"/>
        </w:rPr>
        <w:t>cohort</w:t>
      </w:r>
      <w:r w:rsidR="00664DA4" w:rsidRPr="00432360">
        <w:rPr>
          <w:lang w:val="en-GB"/>
        </w:rPr>
        <w:t xml:space="preserve"> </w:t>
      </w:r>
      <w:r w:rsidRPr="00432360">
        <w:rPr>
          <w:lang w:val="en-GB"/>
        </w:rPr>
        <w:t xml:space="preserve">formed the basis for the descriptive data presented in </w:t>
      </w:r>
      <w:del w:id="57" w:author="Martin Gerdin Wärnberg" w:date="2025-12-03T22:28:00Z" w16du:dateUtc="2025-12-03T21:28:00Z">
        <w:r w:rsidRPr="00432360" w:rsidDel="002C5764">
          <w:rPr>
            <w:lang w:val="en-GB"/>
          </w:rPr>
          <w:delText xml:space="preserve">the </w:delText>
        </w:r>
        <w:r w:rsidR="00664DA4" w:rsidRPr="00432360" w:rsidDel="002C5764">
          <w:rPr>
            <w:lang w:val="en-GB"/>
          </w:rPr>
          <w:delText>initial table (</w:delText>
        </w:r>
      </w:del>
      <w:r w:rsidR="00664DA4" w:rsidRPr="00432360">
        <w:rPr>
          <w:i/>
          <w:iCs/>
          <w:lang w:val="en-GB"/>
        </w:rPr>
        <w:t xml:space="preserve">Table </w:t>
      </w:r>
      <w:del w:id="58" w:author="Martin Gerdin Wärnberg" w:date="2025-12-03T22:28:00Z" w16du:dateUtc="2025-12-03T21:28:00Z">
        <w:r w:rsidR="00664DA4" w:rsidRPr="00432360" w:rsidDel="002C5764">
          <w:rPr>
            <w:i/>
            <w:iCs/>
            <w:lang w:val="en-GB"/>
          </w:rPr>
          <w:delText>1</w:delText>
        </w:r>
      </w:del>
      <w:r w:rsidR="00664DA4" w:rsidRPr="00432360">
        <w:rPr>
          <w:i/>
          <w:iCs/>
          <w:lang w:val="en-GB"/>
        </w:rPr>
        <w:t>)</w:t>
      </w:r>
      <w:r w:rsidR="00664DA4" w:rsidRPr="00432360">
        <w:rPr>
          <w:lang w:val="en-GB"/>
        </w:rPr>
        <w:t>.</w:t>
      </w:r>
    </w:p>
    <w:p w14:paraId="34F79FF8" w14:textId="565A04D9" w:rsidR="000414D7" w:rsidRPr="00432360" w:rsidRDefault="00664DA4" w:rsidP="000414D7">
      <w:pPr>
        <w:spacing w:line="360" w:lineRule="auto"/>
        <w:rPr>
          <w:lang w:val="en-GB"/>
        </w:rPr>
      </w:pPr>
      <w:r w:rsidRPr="00432360">
        <w:rPr>
          <w:lang w:val="en-GB"/>
        </w:rPr>
        <w:t>Among patients with TBI who had a recorded OFI outcome</w:t>
      </w:r>
      <w:r w:rsidR="00D92262" w:rsidRPr="00432360">
        <w:rPr>
          <w:lang w:val="en-GB"/>
        </w:rPr>
        <w:t xml:space="preserve">, </w:t>
      </w:r>
      <w:r w:rsidRPr="00432360">
        <w:rPr>
          <w:lang w:val="en-GB"/>
        </w:rPr>
        <w:t xml:space="preserve">complete-case </w:t>
      </w:r>
      <w:r w:rsidR="00D92262" w:rsidRPr="00432360">
        <w:rPr>
          <w:lang w:val="en-GB"/>
        </w:rPr>
        <w:t>selection</w:t>
      </w:r>
      <w:r w:rsidRPr="00432360">
        <w:rPr>
          <w:lang w:val="en-GB"/>
        </w:rPr>
        <w:t xml:space="preserve"> was </w:t>
      </w:r>
      <w:r w:rsidR="00430137" w:rsidRPr="00432360">
        <w:rPr>
          <w:lang w:val="en-GB"/>
        </w:rPr>
        <w:t>performed</w:t>
      </w:r>
      <w:r w:rsidRPr="00432360">
        <w:rPr>
          <w:lang w:val="en-GB"/>
        </w:rPr>
        <w:t xml:space="preserve"> for the variables included in the </w:t>
      </w:r>
      <w:commentRangeStart w:id="59"/>
      <w:r w:rsidR="00430137" w:rsidRPr="00432360">
        <w:rPr>
          <w:lang w:val="en-GB"/>
        </w:rPr>
        <w:t>regression</w:t>
      </w:r>
      <w:r w:rsidRPr="00432360">
        <w:rPr>
          <w:lang w:val="en-GB"/>
        </w:rPr>
        <w:t xml:space="preserve"> analys</w:t>
      </w:r>
      <w:r w:rsidR="00430137" w:rsidRPr="00432360">
        <w:rPr>
          <w:lang w:val="en-GB"/>
        </w:rPr>
        <w:t>es</w:t>
      </w:r>
      <w:commentRangeEnd w:id="59"/>
      <w:r w:rsidR="002C5764">
        <w:rPr>
          <w:rStyle w:val="CommentReference"/>
        </w:rPr>
        <w:commentReference w:id="59"/>
      </w:r>
      <w:r w:rsidRPr="00432360">
        <w:rPr>
          <w:lang w:val="en-GB"/>
        </w:rPr>
        <w:t xml:space="preserve">. As such, after applying all inclusion and exclusion criteria, </w:t>
      </w:r>
      <w:r w:rsidR="003B29C3" w:rsidRPr="00432360">
        <w:rPr>
          <w:b/>
          <w:bCs/>
          <w:lang w:val="en-GB"/>
        </w:rPr>
        <w:t>1033</w:t>
      </w:r>
      <w:r w:rsidR="005C6E59" w:rsidRPr="00432360">
        <w:rPr>
          <w:b/>
          <w:bCs/>
          <w:lang w:val="en-GB"/>
        </w:rPr>
        <w:t xml:space="preserve"> </w:t>
      </w:r>
      <w:r w:rsidRPr="00432360">
        <w:rPr>
          <w:lang w:val="en-GB"/>
        </w:rPr>
        <w:t>patients with missing data in one or more of the selected variables were excluded</w:t>
      </w:r>
      <w:r w:rsidR="00430137" w:rsidRPr="00432360">
        <w:rPr>
          <w:lang w:val="en-GB"/>
        </w:rPr>
        <w:t xml:space="preserve"> at this stage</w:t>
      </w:r>
      <w:r w:rsidRPr="00432360">
        <w:rPr>
          <w:lang w:val="en-GB"/>
        </w:rPr>
        <w:t xml:space="preserve">. The final analytic cohort used in the regression </w:t>
      </w:r>
      <w:r w:rsidRPr="00432360">
        <w:rPr>
          <w:lang w:val="en-GB"/>
        </w:rPr>
        <w:lastRenderedPageBreak/>
        <w:t xml:space="preserve">analyses, therefore, comprised </w:t>
      </w:r>
      <w:r w:rsidR="003B29C3" w:rsidRPr="00432360">
        <w:rPr>
          <w:b/>
          <w:bCs/>
          <w:lang w:val="en-GB"/>
        </w:rPr>
        <w:t xml:space="preserve">2181 </w:t>
      </w:r>
      <w:r w:rsidRPr="00432360">
        <w:rPr>
          <w:lang w:val="en-GB"/>
        </w:rPr>
        <w:t xml:space="preserve">adult TBI patients with a documented OFI outcome and complete data </w:t>
      </w:r>
      <w:r w:rsidR="00430137" w:rsidRPr="00432360">
        <w:rPr>
          <w:lang w:val="en-GB"/>
        </w:rPr>
        <w:t xml:space="preserve">for all variables </w:t>
      </w:r>
      <w:r w:rsidRPr="00432360">
        <w:rPr>
          <w:lang w:val="en-GB"/>
        </w:rPr>
        <w:t xml:space="preserve">of interest. </w:t>
      </w:r>
      <w:r w:rsidR="00430137" w:rsidRPr="00432360">
        <w:rPr>
          <w:lang w:val="en-GB"/>
        </w:rPr>
        <w:t>Of</w:t>
      </w:r>
      <w:r w:rsidRPr="00432360">
        <w:rPr>
          <w:lang w:val="en-GB"/>
        </w:rPr>
        <w:t xml:space="preserve"> these</w:t>
      </w:r>
      <w:r w:rsidRPr="00432360">
        <w:rPr>
          <w:b/>
          <w:bCs/>
          <w:lang w:val="en-GB"/>
        </w:rPr>
        <w:t xml:space="preserve">, </w:t>
      </w:r>
      <w:r w:rsidR="003B29C3" w:rsidRPr="00432360">
        <w:rPr>
          <w:b/>
          <w:bCs/>
          <w:lang w:val="en-GB"/>
        </w:rPr>
        <w:t xml:space="preserve">167 </w:t>
      </w:r>
      <w:del w:id="60" w:author="Martin Gerdin Wärnberg" w:date="2025-12-03T22:29:00Z" w16du:dateUtc="2025-12-03T21:29:00Z">
        <w:r w:rsidR="005C6E59" w:rsidRPr="00432360" w:rsidDel="002C5764">
          <w:rPr>
            <w:lang w:val="en-GB"/>
          </w:rPr>
          <w:delText xml:space="preserve"> </w:delText>
        </w:r>
      </w:del>
      <w:r w:rsidRPr="00432360">
        <w:rPr>
          <w:lang w:val="en-GB"/>
        </w:rPr>
        <w:t xml:space="preserve">patients had at least one OFI identified, while </w:t>
      </w:r>
      <w:r w:rsidR="003B29C3" w:rsidRPr="00432360">
        <w:rPr>
          <w:b/>
          <w:bCs/>
          <w:lang w:val="en-GB"/>
        </w:rPr>
        <w:t>2014</w:t>
      </w:r>
      <w:r w:rsidR="005C6E59" w:rsidRPr="00432360">
        <w:rPr>
          <w:b/>
          <w:bCs/>
          <w:lang w:val="en-GB"/>
        </w:rPr>
        <w:t xml:space="preserve"> </w:t>
      </w:r>
      <w:r w:rsidRPr="00432360">
        <w:rPr>
          <w:lang w:val="en-GB"/>
        </w:rPr>
        <w:t>patients were classified as having no OFI.</w:t>
      </w:r>
      <w:r w:rsidR="000414D7" w:rsidRPr="00432360">
        <w:rPr>
          <w:lang w:val="en-GB"/>
        </w:rPr>
        <w:t xml:space="preserve"> </w:t>
      </w:r>
    </w:p>
    <w:p w14:paraId="0A58D1EC" w14:textId="77777777" w:rsidR="00207439" w:rsidRPr="00432360" w:rsidRDefault="00207439" w:rsidP="000414D7">
      <w:pPr>
        <w:spacing w:line="360" w:lineRule="auto"/>
        <w:rPr>
          <w:lang w:val="en-GB"/>
        </w:rPr>
      </w:pPr>
    </w:p>
    <w:p w14:paraId="404801B6" w14:textId="4BF847F2" w:rsidR="00207439" w:rsidRPr="00432360" w:rsidRDefault="00207439" w:rsidP="003B29C3">
      <w:pPr>
        <w:spacing w:line="360" w:lineRule="auto"/>
        <w:jc w:val="center"/>
        <w:rPr>
          <w:lang w:val="en-GB"/>
        </w:rPr>
      </w:pPr>
      <w:r w:rsidRPr="00432360">
        <w:rPr>
          <w:noProof/>
          <w:lang w:val="en-GB"/>
        </w:rPr>
        <w:drawing>
          <wp:inline distT="0" distB="0" distL="0" distR="0" wp14:anchorId="0EECE888" wp14:editId="0DF34197">
            <wp:extent cx="3773261" cy="5486400"/>
            <wp:effectExtent l="0" t="0" r="0" b="0"/>
            <wp:docPr id="641443619" name="Bildobjekt 8" descr="En bild som visar text, skärmbild, kvitto,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43619" name="Bildobjekt 8" descr="En bild som visar text, skärmbild, kvitto, diagram&#10;&#10;AI-genererat innehåll kan vara felaktigt."/>
                    <pic:cNvPicPr/>
                  </pic:nvPicPr>
                  <pic:blipFill>
                    <a:blip r:embed="rId16"/>
                    <a:stretch>
                      <a:fillRect/>
                    </a:stretch>
                  </pic:blipFill>
                  <pic:spPr>
                    <a:xfrm>
                      <a:off x="0" y="0"/>
                      <a:ext cx="3774878" cy="5488751"/>
                    </a:xfrm>
                    <a:prstGeom prst="rect">
                      <a:avLst/>
                    </a:prstGeom>
                  </pic:spPr>
                </pic:pic>
              </a:graphicData>
            </a:graphic>
          </wp:inline>
        </w:drawing>
      </w:r>
    </w:p>
    <w:p w14:paraId="7FE98BB9" w14:textId="20CE6259" w:rsidR="00207439" w:rsidRPr="00432360" w:rsidRDefault="000414D7" w:rsidP="00807A16">
      <w:pPr>
        <w:spacing w:line="360" w:lineRule="auto"/>
        <w:jc w:val="both"/>
        <w:rPr>
          <w:sz w:val="22"/>
          <w:szCs w:val="22"/>
          <w:lang w:val="en-GB"/>
        </w:rPr>
      </w:pPr>
      <w:r w:rsidRPr="00432360">
        <w:rPr>
          <w:rFonts w:asciiTheme="majorHAnsi" w:hAnsiTheme="majorHAnsi" w:cstheme="majorHAnsi"/>
          <w:b/>
          <w:bCs/>
          <w:sz w:val="22"/>
          <w:szCs w:val="22"/>
          <w:lang w:val="en-GB"/>
        </w:rPr>
        <w:t>F</w:t>
      </w:r>
      <w:r w:rsidR="003B29C3" w:rsidRPr="00432360">
        <w:rPr>
          <w:rFonts w:asciiTheme="majorHAnsi" w:hAnsiTheme="majorHAnsi" w:cstheme="majorHAnsi"/>
          <w:b/>
          <w:bCs/>
          <w:sz w:val="22"/>
          <w:szCs w:val="22"/>
          <w:lang w:val="en-GB"/>
        </w:rPr>
        <w:t>igure</w:t>
      </w:r>
      <w:r w:rsidRPr="00432360">
        <w:rPr>
          <w:rFonts w:asciiTheme="majorHAnsi" w:hAnsiTheme="majorHAnsi" w:cstheme="majorHAnsi"/>
          <w:b/>
          <w:bCs/>
          <w:sz w:val="22"/>
          <w:szCs w:val="22"/>
          <w:lang w:val="en-GB"/>
        </w:rPr>
        <w:t xml:space="preserve"> 1</w:t>
      </w:r>
      <w:r w:rsidR="00AB1D14" w:rsidRPr="00432360">
        <w:rPr>
          <w:rFonts w:asciiTheme="majorHAnsi" w:hAnsiTheme="majorHAnsi" w:cstheme="majorHAnsi"/>
          <w:b/>
          <w:bCs/>
          <w:sz w:val="22"/>
          <w:szCs w:val="22"/>
          <w:lang w:val="en-GB"/>
        </w:rPr>
        <w:t xml:space="preserve">. </w:t>
      </w:r>
      <w:r w:rsidR="00AB1D14" w:rsidRPr="00432360">
        <w:rPr>
          <w:sz w:val="22"/>
          <w:szCs w:val="22"/>
          <w:lang w:val="en-GB"/>
        </w:rPr>
        <w:t xml:space="preserve"> Flowchart of patient selection for the TBI cohort</w:t>
      </w:r>
      <w:r w:rsidR="003B29C3" w:rsidRPr="00432360">
        <w:rPr>
          <w:sz w:val="22"/>
          <w:szCs w:val="22"/>
          <w:lang w:val="en-GB"/>
        </w:rPr>
        <w:t xml:space="preserve"> with inclusion and exclusion steps. </w:t>
      </w:r>
    </w:p>
    <w:p w14:paraId="450E9E94" w14:textId="77777777" w:rsidR="00225407" w:rsidRPr="00432360" w:rsidRDefault="00225407" w:rsidP="000414D7">
      <w:pPr>
        <w:rPr>
          <w:rFonts w:eastAsiaTheme="majorEastAsia" w:cstheme="majorBidi"/>
          <w:b/>
          <w:bCs/>
          <w:sz w:val="28"/>
          <w:szCs w:val="26"/>
          <w:lang w:val="en-GB"/>
        </w:rPr>
      </w:pPr>
    </w:p>
    <w:p w14:paraId="50E7D4F4" w14:textId="3FCD60FD" w:rsidR="000414D7" w:rsidRPr="00432360" w:rsidRDefault="00430137" w:rsidP="000414D7">
      <w:pPr>
        <w:rPr>
          <w:rFonts w:eastAsiaTheme="majorEastAsia" w:cstheme="majorBidi"/>
          <w:b/>
          <w:bCs/>
          <w:sz w:val="28"/>
          <w:szCs w:val="26"/>
          <w:lang w:val="en-GB"/>
        </w:rPr>
      </w:pPr>
      <w:r w:rsidRPr="00432360">
        <w:rPr>
          <w:rFonts w:eastAsiaTheme="majorEastAsia" w:cstheme="majorBidi"/>
          <w:b/>
          <w:bCs/>
          <w:sz w:val="28"/>
          <w:szCs w:val="26"/>
          <w:lang w:val="en-GB"/>
        </w:rPr>
        <w:t>Descriptive data</w:t>
      </w:r>
    </w:p>
    <w:p w14:paraId="5EC77D82" w14:textId="32FB82B2" w:rsidR="00C93969" w:rsidRPr="00432360" w:rsidRDefault="00077DF9" w:rsidP="002173DE">
      <w:pPr>
        <w:spacing w:line="360" w:lineRule="auto"/>
        <w:rPr>
          <w:lang w:val="en-GB"/>
        </w:rPr>
      </w:pPr>
      <w:r w:rsidRPr="00432360">
        <w:rPr>
          <w:rFonts w:eastAsiaTheme="majorEastAsia" w:cstheme="majorBidi"/>
          <w:lang w:val="en-GB"/>
        </w:rPr>
        <w:t>Descriptive characteristics of the cohort with TBI who had a recorded OFI outcome</w:t>
      </w:r>
      <w:r w:rsidR="007F0F4F" w:rsidRPr="00432360">
        <w:rPr>
          <w:rFonts w:eastAsiaTheme="majorEastAsia" w:cstheme="majorBidi"/>
          <w:lang w:val="en-GB"/>
        </w:rPr>
        <w:t xml:space="preserve"> (n=3214)</w:t>
      </w:r>
      <w:r w:rsidRPr="00432360">
        <w:rPr>
          <w:rFonts w:eastAsiaTheme="majorEastAsia" w:cstheme="majorBidi"/>
          <w:lang w:val="en-GB"/>
        </w:rPr>
        <w:t xml:space="preserve">, stratified </w:t>
      </w:r>
      <w:r w:rsidRPr="00432360">
        <w:rPr>
          <w:lang w:val="en-GB"/>
        </w:rPr>
        <w:t xml:space="preserve">by the presence of an OFI, are presented in </w:t>
      </w:r>
      <w:r w:rsidRPr="00432360">
        <w:rPr>
          <w:i/>
          <w:iCs/>
          <w:lang w:val="en-GB"/>
        </w:rPr>
        <w:t>Table 1.</w:t>
      </w:r>
      <w:r w:rsidRPr="00432360">
        <w:rPr>
          <w:lang w:val="en-GB"/>
        </w:rPr>
        <w:t xml:space="preserve"> In this sample,</w:t>
      </w:r>
      <w:r w:rsidR="00E7480D" w:rsidRPr="00432360">
        <w:rPr>
          <w:lang w:val="en-GB"/>
        </w:rPr>
        <w:t xml:space="preserve"> most </w:t>
      </w:r>
      <w:r w:rsidRPr="00432360">
        <w:rPr>
          <w:lang w:val="en-GB"/>
        </w:rPr>
        <w:t xml:space="preserve">patients were </w:t>
      </w:r>
      <w:r w:rsidR="007F0F4F" w:rsidRPr="00432360">
        <w:rPr>
          <w:lang w:val="en-GB"/>
        </w:rPr>
        <w:t>males (69%),</w:t>
      </w:r>
      <w:r w:rsidRPr="00432360">
        <w:rPr>
          <w:lang w:val="en-GB"/>
        </w:rPr>
        <w:t xml:space="preserve"> and </w:t>
      </w:r>
      <w:r w:rsidR="007F0F4F" w:rsidRPr="00432360">
        <w:rPr>
          <w:lang w:val="en-GB"/>
        </w:rPr>
        <w:t xml:space="preserve">the sex distribution </w:t>
      </w:r>
      <w:r w:rsidR="00E7480D" w:rsidRPr="00432360">
        <w:rPr>
          <w:lang w:val="en-GB"/>
        </w:rPr>
        <w:t>was similar</w:t>
      </w:r>
      <w:r w:rsidR="007F0F4F" w:rsidRPr="00432360">
        <w:rPr>
          <w:lang w:val="en-GB"/>
        </w:rPr>
        <w:t xml:space="preserve"> among patients with and without an </w:t>
      </w:r>
      <w:r w:rsidR="007F0F4F" w:rsidRPr="00432360">
        <w:rPr>
          <w:lang w:val="en-GB"/>
        </w:rPr>
        <w:lastRenderedPageBreak/>
        <w:t>OFI. T</w:t>
      </w:r>
      <w:r w:rsidRPr="00432360">
        <w:rPr>
          <w:lang w:val="en-GB"/>
        </w:rPr>
        <w:t xml:space="preserve">he age distribution reflected a predominantly </w:t>
      </w:r>
      <w:r w:rsidR="007F0F4F" w:rsidRPr="00432360">
        <w:rPr>
          <w:lang w:val="en-GB"/>
        </w:rPr>
        <w:t>middle-aged</w:t>
      </w:r>
      <w:r w:rsidRPr="00432360">
        <w:rPr>
          <w:lang w:val="en-GB"/>
        </w:rPr>
        <w:t xml:space="preserve"> population with a median age of </w:t>
      </w:r>
      <w:r w:rsidR="007F0F4F" w:rsidRPr="00432360">
        <w:rPr>
          <w:lang w:val="en-GB"/>
        </w:rPr>
        <w:t xml:space="preserve">51 </w:t>
      </w:r>
      <w:r w:rsidRPr="00432360">
        <w:rPr>
          <w:lang w:val="en-GB"/>
        </w:rPr>
        <w:t xml:space="preserve">years </w:t>
      </w:r>
      <w:r w:rsidR="007F0F4F" w:rsidRPr="00432360">
        <w:rPr>
          <w:lang w:val="en-GB"/>
        </w:rPr>
        <w:t>(IQR 33–69), however</w:t>
      </w:r>
      <w:r w:rsidR="009847FB" w:rsidRPr="00432360">
        <w:rPr>
          <w:lang w:val="en-GB"/>
        </w:rPr>
        <w:t>,</w:t>
      </w:r>
      <w:r w:rsidR="007F0F4F" w:rsidRPr="00432360">
        <w:rPr>
          <w:lang w:val="en-GB"/>
        </w:rPr>
        <w:t xml:space="preserve"> </w:t>
      </w:r>
      <w:r w:rsidR="009847FB" w:rsidRPr="00432360">
        <w:rPr>
          <w:lang w:val="en-GB"/>
        </w:rPr>
        <w:t xml:space="preserve">patients with OFI were somewhat </w:t>
      </w:r>
      <w:ins w:id="61" w:author="Martin Gerdin Wärnberg" w:date="2025-12-03T22:29:00Z" w16du:dateUtc="2025-12-03T21:29:00Z">
        <w:r w:rsidR="002C5764">
          <w:rPr>
            <w:lang w:val="en-GB"/>
          </w:rPr>
          <w:t xml:space="preserve">older </w:t>
        </w:r>
      </w:ins>
      <w:del w:id="62" w:author="Martin Gerdin Wärnberg" w:date="2025-12-03T22:29:00Z" w16du:dateUtc="2025-12-03T21:29:00Z">
        <w:r w:rsidR="009847FB" w:rsidRPr="00432360" w:rsidDel="002C5764">
          <w:rPr>
            <w:lang w:val="en-GB"/>
          </w:rPr>
          <w:delText xml:space="preserve">of a greater age </w:delText>
        </w:r>
      </w:del>
      <w:r w:rsidR="009847FB" w:rsidRPr="00432360">
        <w:rPr>
          <w:lang w:val="en-GB"/>
        </w:rPr>
        <w:t xml:space="preserve">than those without (55 vs 51 years). </w:t>
      </w:r>
      <w:r w:rsidR="00690EA4" w:rsidRPr="00432360">
        <w:rPr>
          <w:lang w:val="en-GB"/>
        </w:rPr>
        <w:t xml:space="preserve">Pre-injury health status, as captured by ASA class, ranged from </w:t>
      </w:r>
      <w:r w:rsidR="009847FB" w:rsidRPr="00432360">
        <w:rPr>
          <w:lang w:val="en-GB"/>
        </w:rPr>
        <w:t>mostly</w:t>
      </w:r>
      <w:r w:rsidR="00690EA4" w:rsidRPr="00432360">
        <w:rPr>
          <w:lang w:val="en-GB"/>
        </w:rPr>
        <w:t xml:space="preserve"> healthy individuals (</w:t>
      </w:r>
      <w:r w:rsidR="00776C17" w:rsidRPr="00432360">
        <w:rPr>
          <w:lang w:val="en-GB"/>
        </w:rPr>
        <w:t>ASA I: 47%; ASA II: 27</w:t>
      </w:r>
      <w:r w:rsidR="00E7480D" w:rsidRPr="00432360">
        <w:rPr>
          <w:lang w:val="en-GB"/>
        </w:rPr>
        <w:t>%) to</w:t>
      </w:r>
      <w:r w:rsidR="00690EA4" w:rsidRPr="00432360">
        <w:rPr>
          <w:lang w:val="en-GB"/>
        </w:rPr>
        <w:t xml:space="preserve"> patients with advanced comorbidities </w:t>
      </w:r>
      <w:r w:rsidR="00776C17" w:rsidRPr="00432360">
        <w:rPr>
          <w:lang w:val="en-GB"/>
        </w:rPr>
        <w:t>(ASA III: 24%; ASA IV: 1.6%)</w:t>
      </w:r>
      <w:r w:rsidR="00690EA4" w:rsidRPr="00432360">
        <w:rPr>
          <w:lang w:val="en-GB"/>
        </w:rPr>
        <w:t xml:space="preserve">, reflecting heterogeneity in pre-injury health status. </w:t>
      </w:r>
      <w:commentRangeStart w:id="63"/>
      <w:r w:rsidR="009847FB" w:rsidRPr="00432360">
        <w:rPr>
          <w:lang w:val="en-GB"/>
        </w:rPr>
        <w:t>The proportions in the OFI and non-OFI groups were similar among healthier individuals</w:t>
      </w:r>
      <w:commentRangeEnd w:id="63"/>
      <w:r w:rsidR="002C5764">
        <w:rPr>
          <w:rStyle w:val="CommentReference"/>
        </w:rPr>
        <w:commentReference w:id="63"/>
      </w:r>
      <w:r w:rsidR="009847FB" w:rsidRPr="00432360">
        <w:rPr>
          <w:lang w:val="en-GB"/>
        </w:rPr>
        <w:t xml:space="preserve">; however, ASA III was slightly more frequent among patients with OFI (31% vs 24%). </w:t>
      </w:r>
    </w:p>
    <w:p w14:paraId="60FDC3DA" w14:textId="6D79FDA2" w:rsidR="00C16BA0" w:rsidRPr="00432360" w:rsidRDefault="002173DE" w:rsidP="00F0417E">
      <w:pPr>
        <w:spacing w:line="360" w:lineRule="auto"/>
        <w:rPr>
          <w:lang w:val="en-GB"/>
        </w:rPr>
      </w:pPr>
      <w:r w:rsidRPr="00432360">
        <w:rPr>
          <w:lang w:val="en-GB"/>
        </w:rPr>
        <w:t>The injury profile comprised both blunt and penetrating trauma, with a substantial predominance of blunt mechanisms</w:t>
      </w:r>
      <w:r w:rsidR="009847FB" w:rsidRPr="00432360">
        <w:rPr>
          <w:lang w:val="en-GB"/>
        </w:rPr>
        <w:t xml:space="preserve"> (95%), with no meaningful difference by OFI status</w:t>
      </w:r>
      <w:r w:rsidRPr="00432360">
        <w:rPr>
          <w:lang w:val="en-GB"/>
        </w:rPr>
        <w:t xml:space="preserve">. Anatomical injury severity measures indicated a </w:t>
      </w:r>
      <w:r w:rsidR="00735A5A" w:rsidRPr="00432360">
        <w:rPr>
          <w:lang w:val="en-GB"/>
        </w:rPr>
        <w:t xml:space="preserve">cohort with great overall trauma burden. The median ISS was 14 (IQR 5–25), and patients with OFI had clearly higher scores than those without OFI (21 [16–27] vs 14 [5–25]). Similar patterns were observed for NISS (27 [17–35] vs 17 [6–33]). TBI severity showed that mild TBI made up most of the patients, with moderate and severe TBI sharing the rest of the population equally. Furthermore, OFIs were </w:t>
      </w:r>
      <w:r w:rsidR="00E7480D" w:rsidRPr="00432360">
        <w:rPr>
          <w:lang w:val="en-GB"/>
        </w:rPr>
        <w:t>more</w:t>
      </w:r>
      <w:r w:rsidR="00735A5A" w:rsidRPr="00432360">
        <w:rPr>
          <w:lang w:val="en-GB"/>
        </w:rPr>
        <w:t xml:space="preserve"> frequently identified among those with severe TBI than among those without (39% vs 25%)</w:t>
      </w:r>
      <w:r w:rsidR="00046948" w:rsidRPr="00432360">
        <w:rPr>
          <w:lang w:val="en-GB"/>
        </w:rPr>
        <w:t xml:space="preserve">. </w:t>
      </w:r>
    </w:p>
    <w:p w14:paraId="6AD8A9A8" w14:textId="5381EF38" w:rsidR="00C16BA0" w:rsidRPr="00432360" w:rsidRDefault="002173DE" w:rsidP="00F0417E">
      <w:pPr>
        <w:spacing w:line="360" w:lineRule="auto"/>
        <w:rPr>
          <w:lang w:val="en-GB"/>
        </w:rPr>
      </w:pPr>
      <w:r w:rsidRPr="00432360">
        <w:rPr>
          <w:lang w:val="en-GB"/>
        </w:rPr>
        <w:t>In terms of physiological parameters, neurological status on arrival to the emergency department spanned the full GCS</w:t>
      </w:r>
      <w:r w:rsidR="00D5065C" w:rsidRPr="00432360">
        <w:rPr>
          <w:lang w:val="en-GB"/>
        </w:rPr>
        <w:t xml:space="preserve"> range</w:t>
      </w:r>
      <w:r w:rsidR="00814FA5" w:rsidRPr="00432360">
        <w:rPr>
          <w:lang w:val="en-GB"/>
        </w:rPr>
        <w:t>,</w:t>
      </w:r>
      <w:r w:rsidRPr="00432360">
        <w:rPr>
          <w:lang w:val="en-GB"/>
        </w:rPr>
        <w:t xml:space="preserve"> </w:t>
      </w:r>
      <w:r w:rsidR="002771FF" w:rsidRPr="00432360">
        <w:rPr>
          <w:lang w:val="en-GB"/>
        </w:rPr>
        <w:t>with</w:t>
      </w:r>
      <w:r w:rsidR="00C16BA0" w:rsidRPr="00432360">
        <w:rPr>
          <w:lang w:val="en-GB"/>
        </w:rPr>
        <w:t xml:space="preserve"> most patients presenting with GCS of 13-15 (80%). Patients with OFI showed a slight weight towards lower GCS score with higher proportions in the 6-8 and 3 categories (9% and 4% respectively) compared with patients without OFI (5% and 3%). More than 90% of patients presented with a</w:t>
      </w:r>
      <w:r w:rsidR="002A6336" w:rsidRPr="00432360">
        <w:rPr>
          <w:lang w:val="en-GB"/>
        </w:rPr>
        <w:t>n</w:t>
      </w:r>
      <w:r w:rsidR="00C16BA0" w:rsidRPr="00432360">
        <w:rPr>
          <w:lang w:val="en-GB"/>
        </w:rPr>
        <w:t xml:space="preserve"> SBP &gt;89 mmHg and 96% with a RR of 10–29 breaths per minute, with only minor differences between OFI groups. These parameters were incorporated into the RTS, which had a median of 7.8 in both groups</w:t>
      </w:r>
      <w:r w:rsidR="002A6336" w:rsidRPr="00432360">
        <w:rPr>
          <w:lang w:val="en-GB"/>
        </w:rPr>
        <w:t>,</w:t>
      </w:r>
      <w:r w:rsidR="00C16BA0" w:rsidRPr="00432360">
        <w:rPr>
          <w:lang w:val="en-GB"/>
        </w:rPr>
        <w:t xml:space="preserve"> with only a slight widening of the IQR among OFI group (</w:t>
      </w:r>
      <w:r w:rsidR="002A6336" w:rsidRPr="00432360">
        <w:rPr>
          <w:lang w:val="en-GB"/>
        </w:rPr>
        <w:t xml:space="preserve">[IQR 7.8–7.8] vs [IQR 7.6–7.8], </w:t>
      </w:r>
      <w:r w:rsidR="00C16BA0" w:rsidRPr="00432360">
        <w:rPr>
          <w:lang w:val="en-GB"/>
        </w:rPr>
        <w:t>indicating no major differences between OFI and no-OFI patients at presentation</w:t>
      </w:r>
      <w:r w:rsidR="002A6336" w:rsidRPr="00432360">
        <w:rPr>
          <w:lang w:val="en-GB"/>
        </w:rPr>
        <w:t xml:space="preserve">, regarding the physiological variables recorded in the registry. </w:t>
      </w:r>
    </w:p>
    <w:p w14:paraId="0A7EEF1C" w14:textId="68FB701D" w:rsidR="00A2762E" w:rsidRPr="00432360" w:rsidRDefault="002A6336" w:rsidP="00A2762E">
      <w:pPr>
        <w:spacing w:line="360" w:lineRule="auto"/>
        <w:rPr>
          <w:b/>
          <w:bCs/>
          <w:lang w:val="en-GB"/>
        </w:rPr>
      </w:pPr>
      <w:r w:rsidRPr="00432360">
        <w:rPr>
          <w:lang w:val="en-GB"/>
        </w:rPr>
        <w:t xml:space="preserve">When looking at process-of-care indicators, differences according to OFI status can be observed. </w:t>
      </w:r>
      <w:r w:rsidR="00046948" w:rsidRPr="00432360">
        <w:rPr>
          <w:lang w:val="en-GB"/>
        </w:rPr>
        <w:t>While the overall distribution of prehospital versus emergency department intubation was similar across the cohort, intubation in the emergency department was almost twice as common in patients with OFI (21% vs 11%). Moreover, mechanical ventilation was more prevalent in the OFI group (40% vs 28%). Time to CT was around 30 minutes (IQR 2-</w:t>
      </w:r>
      <w:r w:rsidR="00046948" w:rsidRPr="00432360">
        <w:rPr>
          <w:lang w:val="en-GB"/>
        </w:rPr>
        <w:lastRenderedPageBreak/>
        <w:t>6) for the overall cohort, however, this interval was slightly longer in patients with OFI than in those without (4 IQR [3–7] vs 3 [2–6]). With respect to hospital care level, the two most common admissions were to general wards (39%) and critical care units (33%)</w:t>
      </w:r>
      <w:r w:rsidR="00024060" w:rsidRPr="00432360">
        <w:rPr>
          <w:lang w:val="en-GB"/>
        </w:rPr>
        <w:t>, but patients with OFI were admitted more frequently to high dependency</w:t>
      </w:r>
      <w:r w:rsidR="00125A13" w:rsidRPr="00432360">
        <w:rPr>
          <w:lang w:val="en-GB"/>
        </w:rPr>
        <w:t xml:space="preserve"> (HDU)</w:t>
      </w:r>
      <w:r w:rsidR="00024060" w:rsidRPr="00432360">
        <w:rPr>
          <w:lang w:val="en-GB"/>
        </w:rPr>
        <w:t xml:space="preserve"> or critical care units </w:t>
      </w:r>
      <w:r w:rsidR="00125A13" w:rsidRPr="00432360">
        <w:rPr>
          <w:lang w:val="en-GB"/>
        </w:rPr>
        <w:t xml:space="preserve">(ICU) </w:t>
      </w:r>
      <w:r w:rsidR="00024060" w:rsidRPr="00432360">
        <w:rPr>
          <w:lang w:val="en-GB"/>
        </w:rPr>
        <w:t>(56% combined vs 38%) and thus were managed less on general wards (26% vs 40%). Once admitted, the hospital length of stay was a median of 4 days (IQR 2–9) in the overall group, however among patients with OFI, the median was 8 days (IQR 4–16) compared to 3 days (2–8) in those without OFI</w:t>
      </w:r>
      <w:r w:rsidR="003B29C3" w:rsidRPr="00432360">
        <w:rPr>
          <w:lang w:val="en-GB"/>
        </w:rPr>
        <w:t>.</w:t>
      </w:r>
    </w:p>
    <w:p w14:paraId="42A7B98C" w14:textId="73AB6E3C" w:rsidR="00A2762E" w:rsidRPr="00432360" w:rsidRDefault="00A2762E" w:rsidP="00A2762E">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cstheme="minorHAnsi"/>
          <w:sz w:val="22"/>
          <w:szCs w:val="22"/>
          <w:lang w:val="en-GB"/>
        </w:rPr>
      </w:pPr>
      <w:commentRangeStart w:id="64"/>
      <w:r w:rsidRPr="00432360">
        <w:rPr>
          <w:rFonts w:cstheme="minorHAnsi"/>
          <w:sz w:val="22"/>
          <w:szCs w:val="22"/>
          <w:lang w:val="en-GB"/>
        </w:rPr>
        <w:t>Table 1. Sample characteristics and processes</w:t>
      </w:r>
      <w:commentRangeEnd w:id="64"/>
      <w:r w:rsidR="002C5764">
        <w:rPr>
          <w:rStyle w:val="CommentReference"/>
          <w:rFonts w:ascii="Times New Roman" w:eastAsiaTheme="minorHAnsi" w:hAnsi="Times New Roman" w:cs="Times New Roman"/>
          <w:b w:val="0"/>
          <w:i w:val="0"/>
          <w:lang w:val="sv-SE"/>
        </w:rPr>
        <w:commentReference w:id="64"/>
      </w:r>
    </w:p>
    <w:tbl>
      <w:tblPr>
        <w:tblW w:w="0" w:type="auto"/>
        <w:jc w:val="center"/>
        <w:tblLayout w:type="fixed"/>
        <w:tblLook w:val="0420" w:firstRow="1" w:lastRow="0" w:firstColumn="0" w:lastColumn="0" w:noHBand="0" w:noVBand="1"/>
      </w:tblPr>
      <w:tblGrid>
        <w:gridCol w:w="4006"/>
        <w:gridCol w:w="1812"/>
        <w:gridCol w:w="1812"/>
        <w:gridCol w:w="1812"/>
      </w:tblGrid>
      <w:tr w:rsidR="00A2762E" w:rsidRPr="00432360" w14:paraId="706BBF7C" w14:textId="77777777" w:rsidTr="00B17858">
        <w:trPr>
          <w:tblHeader/>
          <w:jc w:val="center"/>
        </w:trPr>
        <w:tc>
          <w:tcPr>
            <w:tcW w:w="400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78616C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40" w:after="40"/>
              <w:ind w:left="1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b/>
                <w:color w:val="000000"/>
                <w:sz w:val="22"/>
                <w:szCs w:val="22"/>
                <w:lang w:val="en-GB"/>
              </w:rPr>
              <w:t>Characteristic</w:t>
            </w:r>
          </w:p>
        </w:tc>
        <w:tc>
          <w:tcPr>
            <w:tcW w:w="181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25970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40" w:after="4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b/>
                <w:color w:val="000000"/>
                <w:sz w:val="22"/>
                <w:szCs w:val="22"/>
                <w:lang w:val="en-GB"/>
              </w:rPr>
              <w:t>Overall</w:t>
            </w:r>
            <w:r w:rsidRPr="00432360">
              <w:rPr>
                <w:rFonts w:asciiTheme="minorHAnsi" w:eastAsia="DejaVu Sans" w:hAnsiTheme="minorHAnsi" w:cstheme="minorHAnsi"/>
                <w:color w:val="000000"/>
                <w:sz w:val="22"/>
                <w:szCs w:val="22"/>
                <w:lang w:val="en-GB"/>
              </w:rPr>
              <w:t xml:space="preserve">  </w:t>
            </w:r>
            <w:r w:rsidRPr="00432360">
              <w:rPr>
                <w:rFonts w:asciiTheme="minorHAnsi" w:eastAsia="DejaVu Sans" w:hAnsiTheme="minorHAnsi" w:cstheme="minorHAnsi"/>
                <w:color w:val="000000"/>
                <w:sz w:val="22"/>
                <w:szCs w:val="22"/>
                <w:lang w:val="en-GB"/>
              </w:rPr>
              <w:br/>
              <w:t>N = 3,214</w:t>
            </w:r>
            <w:r w:rsidRPr="00432360">
              <w:rPr>
                <w:rFonts w:asciiTheme="minorHAnsi" w:eastAsia="DejaVu Sans" w:hAnsiTheme="minorHAnsi" w:cstheme="minorHAnsi"/>
                <w:color w:val="000000"/>
                <w:sz w:val="22"/>
                <w:szCs w:val="22"/>
                <w:vertAlign w:val="superscript"/>
                <w:lang w:val="en-GB"/>
              </w:rPr>
              <w:t>1</w:t>
            </w:r>
          </w:p>
        </w:tc>
        <w:tc>
          <w:tcPr>
            <w:tcW w:w="181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20D318"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40" w:after="4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b/>
                <w:color w:val="000000"/>
                <w:sz w:val="22"/>
                <w:szCs w:val="22"/>
                <w:lang w:val="en-GB"/>
              </w:rPr>
              <w:t>No</w:t>
            </w:r>
            <w:r w:rsidRPr="00432360">
              <w:rPr>
                <w:rFonts w:asciiTheme="minorHAnsi" w:eastAsia="DejaVu Sans" w:hAnsiTheme="minorHAnsi" w:cstheme="minorHAnsi"/>
                <w:color w:val="000000"/>
                <w:sz w:val="22"/>
                <w:szCs w:val="22"/>
                <w:lang w:val="en-GB"/>
              </w:rPr>
              <w:t xml:space="preserve">  </w:t>
            </w:r>
            <w:r w:rsidRPr="00432360">
              <w:rPr>
                <w:rFonts w:asciiTheme="minorHAnsi" w:eastAsia="DejaVu Sans" w:hAnsiTheme="minorHAnsi" w:cstheme="minorHAnsi"/>
                <w:color w:val="000000"/>
                <w:sz w:val="22"/>
                <w:szCs w:val="22"/>
                <w:lang w:val="en-GB"/>
              </w:rPr>
              <w:br/>
              <w:t>N = 2,979</w:t>
            </w:r>
            <w:r w:rsidRPr="00432360">
              <w:rPr>
                <w:rFonts w:asciiTheme="minorHAnsi" w:eastAsia="DejaVu Sans" w:hAnsiTheme="minorHAnsi" w:cstheme="minorHAnsi"/>
                <w:color w:val="000000"/>
                <w:sz w:val="22"/>
                <w:szCs w:val="22"/>
                <w:vertAlign w:val="superscript"/>
                <w:lang w:val="en-GB"/>
              </w:rPr>
              <w:t>1</w:t>
            </w:r>
          </w:p>
        </w:tc>
        <w:tc>
          <w:tcPr>
            <w:tcW w:w="181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4F25D8"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40" w:after="4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b/>
                <w:color w:val="000000"/>
                <w:sz w:val="22"/>
                <w:szCs w:val="22"/>
                <w:lang w:val="en-GB"/>
              </w:rPr>
              <w:t>Yes</w:t>
            </w:r>
            <w:r w:rsidRPr="00432360">
              <w:rPr>
                <w:rFonts w:asciiTheme="minorHAnsi" w:eastAsia="DejaVu Sans" w:hAnsiTheme="minorHAnsi" w:cstheme="minorHAnsi"/>
                <w:color w:val="000000"/>
                <w:sz w:val="22"/>
                <w:szCs w:val="22"/>
                <w:lang w:val="en-GB"/>
              </w:rPr>
              <w:t xml:space="preserve">  </w:t>
            </w:r>
            <w:r w:rsidRPr="00432360">
              <w:rPr>
                <w:rFonts w:asciiTheme="minorHAnsi" w:eastAsia="DejaVu Sans" w:hAnsiTheme="minorHAnsi" w:cstheme="minorHAnsi"/>
                <w:color w:val="000000"/>
                <w:sz w:val="22"/>
                <w:szCs w:val="22"/>
                <w:lang w:val="en-GB"/>
              </w:rPr>
              <w:br/>
              <w:t>N = 235</w:t>
            </w:r>
            <w:r w:rsidRPr="00432360">
              <w:rPr>
                <w:rFonts w:asciiTheme="minorHAnsi" w:eastAsia="DejaVu Sans" w:hAnsiTheme="minorHAnsi" w:cstheme="minorHAnsi"/>
                <w:color w:val="000000"/>
                <w:sz w:val="22"/>
                <w:szCs w:val="22"/>
                <w:vertAlign w:val="superscript"/>
                <w:lang w:val="en-GB"/>
              </w:rPr>
              <w:t>1</w:t>
            </w:r>
          </w:p>
        </w:tc>
      </w:tr>
      <w:tr w:rsidR="00A2762E" w:rsidRPr="00432360" w14:paraId="48965D35" w14:textId="77777777" w:rsidTr="00B17858">
        <w:trPr>
          <w:jc w:val="center"/>
        </w:trPr>
        <w:tc>
          <w:tcPr>
            <w:tcW w:w="400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9DE71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Gender</w:t>
            </w:r>
          </w:p>
        </w:tc>
        <w:tc>
          <w:tcPr>
            <w:tcW w:w="181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B73E8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6FE3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B4365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r>
      <w:tr w:rsidR="00A2762E" w:rsidRPr="00432360" w14:paraId="43EFF001"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82A8C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Male</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918AB2"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2,217 (69%)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2B58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2,052 (69%)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7B581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165 (70%)</w:t>
            </w:r>
          </w:p>
        </w:tc>
      </w:tr>
      <w:tr w:rsidR="00A2762E" w:rsidRPr="00432360" w14:paraId="7FE417C2"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73B4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Female</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0A796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997 (31%)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E1018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927 (31%)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42AA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70 (30%)</w:t>
            </w:r>
          </w:p>
        </w:tc>
      </w:tr>
      <w:tr w:rsidR="00A2762E" w:rsidRPr="00432360" w14:paraId="20645E52"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70734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Age (years)</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4142F"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51 (33–69)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87265F"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51 (33–69)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D7AF13"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55 (38–72)</w:t>
            </w:r>
          </w:p>
        </w:tc>
      </w:tr>
      <w:tr w:rsidR="00A2762E" w:rsidRPr="00432360" w14:paraId="6591C74A"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3314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ASA class (preinjury)</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06413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FFCAD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4A1D8"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r>
      <w:tr w:rsidR="00A2762E" w:rsidRPr="00432360" w14:paraId="10F78CB1"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974A5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I</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0B80A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1,512 (47%)</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3AEC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1,406 (47%)</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6605C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106 (46%)</w:t>
            </w:r>
          </w:p>
        </w:tc>
      </w:tr>
      <w:tr w:rsidR="00A2762E" w:rsidRPr="00432360" w14:paraId="348C16B7"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DD120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II</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098B6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858 (27%)</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36E29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804 (27%)</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9F765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54 (23%)</w:t>
            </w:r>
          </w:p>
        </w:tc>
      </w:tr>
      <w:tr w:rsidR="00A2762E" w:rsidRPr="00432360" w14:paraId="572598F6"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5030E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III</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7150F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777 (24%)</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3B99A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706 (24%)</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825C8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71 (31%)</w:t>
            </w:r>
          </w:p>
        </w:tc>
      </w:tr>
      <w:tr w:rsidR="00A2762E" w:rsidRPr="00432360" w14:paraId="79962E81"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6A0C5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IV</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68C39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51 (1.6%)</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565F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50 (1.7%)</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C52E82"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 (0.4%)</w:t>
            </w:r>
          </w:p>
        </w:tc>
      </w:tr>
      <w:tr w:rsidR="00A2762E" w:rsidRPr="00432360" w14:paraId="3C309EC5"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2FFA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V</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97709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C6CAB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5B860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 (0%)</w:t>
            </w:r>
          </w:p>
        </w:tc>
      </w:tr>
      <w:tr w:rsidR="00A2762E" w:rsidRPr="00432360" w14:paraId="360A6BCA"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47AD48"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VI</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F621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F322B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88755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 (0%)</w:t>
            </w:r>
          </w:p>
        </w:tc>
      </w:tr>
      <w:tr w:rsidR="00A2762E" w:rsidRPr="00432360" w14:paraId="7560475F"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5EE6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No data</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81DA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16</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06F5B2"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13</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C9FE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w:t>
            </w:r>
          </w:p>
        </w:tc>
      </w:tr>
      <w:tr w:rsidR="00A2762E" w:rsidRPr="00432360" w14:paraId="0AE31667"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9F068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Injury type</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C9CB4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88F82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A5C0D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r>
      <w:tr w:rsidR="00A2762E" w:rsidRPr="00432360" w14:paraId="0516DF3A"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F264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Blunt</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CCB98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3,040 (95%)</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739C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2,820 (95%)</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156A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220 (94%)</w:t>
            </w:r>
          </w:p>
        </w:tc>
      </w:tr>
      <w:tr w:rsidR="00A2762E" w:rsidRPr="00432360" w14:paraId="7301DEB8"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E664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Penetrating</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2659B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174 (5.4%)</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4D2DA8"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159 (5.3%)</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D4DE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15 (6.4%)</w:t>
            </w:r>
          </w:p>
        </w:tc>
      </w:tr>
      <w:tr w:rsidR="00A2762E" w:rsidRPr="00432360" w14:paraId="5809C028"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A303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GCS in ED</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8225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3B441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AF2AC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r>
      <w:tr w:rsidR="00A2762E" w:rsidRPr="00432360" w14:paraId="214BF53D"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1D958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13–15</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FE0B1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2,110 (80%)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FC9A9F"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1,958 (80%)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C485C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152 (75%)</w:t>
            </w:r>
          </w:p>
        </w:tc>
      </w:tr>
      <w:tr w:rsidR="00A2762E" w:rsidRPr="00432360" w14:paraId="4EA10F47"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BF182"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9–12</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3D0BF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269 (10%)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004F8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248 (10%)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F8D21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21 (10%)</w:t>
            </w:r>
          </w:p>
        </w:tc>
      </w:tr>
      <w:tr w:rsidR="00A2762E" w:rsidRPr="00432360" w14:paraId="6A76E978"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D3FCE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6–8</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AB35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127 (4.8%)</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DDEC2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109 (4.5%)</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B8E00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18 (8.9%)</w:t>
            </w:r>
          </w:p>
        </w:tc>
      </w:tr>
      <w:tr w:rsidR="00A2762E" w:rsidRPr="00432360" w14:paraId="7D066BA2"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78FA3"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lastRenderedPageBreak/>
              <w:t>4–5</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E416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59 (2.2%)</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9FB02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56 (2.3%)</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35E10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 (1.5%)</w:t>
            </w:r>
          </w:p>
        </w:tc>
      </w:tr>
      <w:tr w:rsidR="00A2762E" w:rsidRPr="00432360" w14:paraId="702D263A"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5C187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24702B"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78 (3.0%)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EFE5B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70 (2.9%)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4D150B"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8 (4.0%)</w:t>
            </w:r>
          </w:p>
        </w:tc>
      </w:tr>
      <w:tr w:rsidR="00A2762E" w:rsidRPr="00432360" w14:paraId="5F775462"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207A1B"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No data</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F91B0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571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8E9E6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538</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5EC9F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33</w:t>
            </w:r>
          </w:p>
        </w:tc>
      </w:tr>
      <w:tr w:rsidR="00A2762E" w:rsidRPr="00432360" w14:paraId="34D1ED0E"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D2843"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SBP in ED</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E8B6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79C7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29EF6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r>
      <w:tr w:rsidR="00A2762E" w:rsidRPr="00432360" w14:paraId="4A1D38CF"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7FF31F"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&gt;89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9EDF93"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2,906 (93%)</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3F93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2,689 (93%)</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ACCC0F"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217 (95%)</w:t>
            </w:r>
          </w:p>
        </w:tc>
      </w:tr>
      <w:tr w:rsidR="00A2762E" w:rsidRPr="00432360" w14:paraId="3A9AEB1E"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19437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76–89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3E76D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62 (2.0%)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61CF9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60 (2.1%)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65207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 (0.9%)</w:t>
            </w:r>
          </w:p>
        </w:tc>
      </w:tr>
      <w:tr w:rsidR="00A2762E" w:rsidRPr="00432360" w14:paraId="3890BB7A"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3AA3BB"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50–75</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A821D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58 (1.9%)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27E87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50 (1.7%)</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0DD428"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8 (3.5%)</w:t>
            </w:r>
          </w:p>
        </w:tc>
      </w:tr>
      <w:tr w:rsidR="00A2762E" w:rsidRPr="00432360" w14:paraId="5D830106"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7512F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0–49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65207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98 (3.1%)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9B3872"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96 (3.3%)</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11E4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 (0.9%)</w:t>
            </w:r>
          </w:p>
        </w:tc>
      </w:tr>
      <w:tr w:rsidR="00A2762E" w:rsidRPr="00432360" w14:paraId="1996391C"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CB39B8"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No data</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7208F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90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CE72E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84</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1BB25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6</w:t>
            </w:r>
          </w:p>
        </w:tc>
      </w:tr>
      <w:tr w:rsidR="00A2762E" w:rsidRPr="00432360" w14:paraId="61574212"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1997C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RR in ED</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E168E3"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81CF5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FD093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r>
      <w:tr w:rsidR="00A2762E" w:rsidRPr="00432360" w14:paraId="1587CDD3"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E842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10–29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FCCC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2,207 (96%)</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10435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2,041 (96%)</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F33D6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166 (93%)</w:t>
            </w:r>
          </w:p>
        </w:tc>
      </w:tr>
      <w:tr w:rsidR="00A2762E" w:rsidRPr="00432360" w14:paraId="46A893C7"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EFC19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&gt;29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3731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77 (3.3%)</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C2DEA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66 (3.1%)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5317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11 (6.2%)</w:t>
            </w:r>
          </w:p>
        </w:tc>
      </w:tr>
      <w:tr w:rsidR="00A2762E" w:rsidRPr="00432360" w14:paraId="66F0AB69"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A0D7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6–9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25AD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19 (0.8%)</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043CE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18 (0.8%)</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A05BDB"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 (0.6%)</w:t>
            </w:r>
          </w:p>
        </w:tc>
      </w:tr>
      <w:tr w:rsidR="00A2762E" w:rsidRPr="00432360" w14:paraId="7A8B2825"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ECC698"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1–5</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8B7AD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 (&lt;0.1%)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F3E70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 (&lt;0.1%)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3442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 (0%)</w:t>
            </w:r>
          </w:p>
        </w:tc>
      </w:tr>
      <w:tr w:rsidR="00A2762E" w:rsidRPr="00432360" w14:paraId="100D57A6"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8FFD5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5D93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 (&lt;0.1%)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9B66E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 (&lt;0.1%)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6934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 (0%)</w:t>
            </w:r>
          </w:p>
        </w:tc>
      </w:tr>
      <w:tr w:rsidR="00A2762E" w:rsidRPr="00432360" w14:paraId="567CA43D"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E84602"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No data</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D2983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909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72A0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852</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83847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57</w:t>
            </w:r>
          </w:p>
        </w:tc>
      </w:tr>
      <w:tr w:rsidR="00A2762E" w:rsidRPr="00432360" w14:paraId="451D27BC"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B5930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Injury Severity Score (ISS)</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D719D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14 (5–25)</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07F958"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14 (5–25)</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F57883"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21 (16–27)</w:t>
            </w:r>
          </w:p>
        </w:tc>
      </w:tr>
      <w:tr w:rsidR="00A2762E" w:rsidRPr="00432360" w14:paraId="7A936D5A"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A319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New Injury Severity Score (NISS)</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9D1C9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17 (6–34)</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F73B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17 (6–33)</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66A93"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27 (17–35)</w:t>
            </w:r>
          </w:p>
        </w:tc>
      </w:tr>
      <w:tr w:rsidR="00A2762E" w:rsidRPr="00432360" w14:paraId="780DF5F9"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D721B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Revised Trauma Score (RTS)</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615D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7.8 (7.8–7.8)</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F1C70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7.8 (7.8–7.8)</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6E430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7.8 (7.6–7.8)</w:t>
            </w:r>
          </w:p>
        </w:tc>
      </w:tr>
      <w:tr w:rsidR="00A2762E" w:rsidRPr="00432360" w14:paraId="10D7FF19"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A2458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No data</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51E71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929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1B4D2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868</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6B84F2"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61</w:t>
            </w:r>
          </w:p>
        </w:tc>
      </w:tr>
      <w:tr w:rsidR="00A2762E" w:rsidRPr="00432360" w14:paraId="49250CFA"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22AF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TBI severity</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7FBA2"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1D59E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0DF963"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r>
      <w:tr w:rsidR="00A2762E" w:rsidRPr="00432360" w14:paraId="3EC33378"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6FADA3"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Mild</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4FF63"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1,558 (48%)</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A6432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1,477 (50%)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AB58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81 (34%)</w:t>
            </w:r>
          </w:p>
        </w:tc>
      </w:tr>
      <w:tr w:rsidR="00A2762E" w:rsidRPr="00432360" w14:paraId="09593D40"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A4F3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Moderate</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DEF6C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809 (25%)</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D464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747 (25%)</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6D9E2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62 (26%)</w:t>
            </w:r>
          </w:p>
        </w:tc>
      </w:tr>
      <w:tr w:rsidR="00A2762E" w:rsidRPr="00432360" w14:paraId="545F6B3A"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F762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Severe</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3741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847 (26%)</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79F86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755 (25%)</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3BD4C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92 (39%)</w:t>
            </w:r>
          </w:p>
        </w:tc>
      </w:tr>
      <w:tr w:rsidR="00A2762E" w:rsidRPr="00432360" w14:paraId="08EC95DE"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A17718"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Intubation</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62CA8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018692"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9478D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r>
      <w:tr w:rsidR="00A2762E" w:rsidRPr="00432360" w14:paraId="04F76103"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E1D3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Emergency department</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F4CB3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385 (12%)</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23A70F"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336 (11%)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CCD44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49 (21%)</w:t>
            </w:r>
          </w:p>
        </w:tc>
      </w:tr>
      <w:tr w:rsidR="00A2762E" w:rsidRPr="00432360" w14:paraId="5204345F"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5167B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Pre-hospital</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039C3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388 (12%)</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8D86B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368 (12%)</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75B09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20 (8.5%)</w:t>
            </w:r>
          </w:p>
        </w:tc>
      </w:tr>
      <w:tr w:rsidR="00A2762E" w:rsidRPr="00432360" w14:paraId="372DF8A0"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9FE1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lastRenderedPageBreak/>
              <w:t>None</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75D9E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2,441 (76%)</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353E12"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2,275 (76%)</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9B197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166 (71%)</w:t>
            </w:r>
          </w:p>
        </w:tc>
      </w:tr>
      <w:tr w:rsidR="00A2762E" w:rsidRPr="00432360" w14:paraId="4B9FC9C3"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A7E3B8"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Time to first CT (min)</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D802A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 (2–6)</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9ACD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 (2–6)</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98592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4 (3–7)</w:t>
            </w:r>
          </w:p>
        </w:tc>
      </w:tr>
      <w:tr w:rsidR="00A2762E" w:rsidRPr="00432360" w14:paraId="7CA2580F"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0C0CF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No data</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5A326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246</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B742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233</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2D50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13</w:t>
            </w:r>
          </w:p>
        </w:tc>
      </w:tr>
      <w:tr w:rsidR="00A2762E" w:rsidRPr="00432360" w14:paraId="31F4A974"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9295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Mechanical ventilation</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53CC0B"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C788F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DDD30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r>
      <w:tr w:rsidR="00A2762E" w:rsidRPr="00432360" w14:paraId="1CF8C757"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1583B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Performed</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9A16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922 (29%)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6285B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829 (28%)</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AFF938"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93 (40%)</w:t>
            </w:r>
          </w:p>
        </w:tc>
      </w:tr>
      <w:tr w:rsidR="00A2762E" w:rsidRPr="00432360" w14:paraId="1F96A95A"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0420F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Not performed</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71345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2,292 (71%)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2BA1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2,150 (72%)</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D8CF5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142 (60%)</w:t>
            </w:r>
          </w:p>
        </w:tc>
      </w:tr>
      <w:tr w:rsidR="00A2762E" w:rsidRPr="00432360" w14:paraId="6CE03686"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EBA162"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On-call times</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B1593"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9794A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F767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r>
      <w:tr w:rsidR="00A2762E" w:rsidRPr="00432360" w14:paraId="5146A3D3"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98B29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Weekday</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07DA5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940 (29%)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5112B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873 (29%)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4752F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67 (29%)</w:t>
            </w:r>
          </w:p>
        </w:tc>
      </w:tr>
      <w:tr w:rsidR="00A2762E" w:rsidRPr="00432360" w14:paraId="52173DEC"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07A42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On-call</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3239F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2,273 (71%)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6E75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2,105 (71%)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44CA72"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168 (71%)</w:t>
            </w:r>
          </w:p>
        </w:tc>
      </w:tr>
      <w:tr w:rsidR="00A2762E" w:rsidRPr="00432360" w14:paraId="40BC7C52"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AF5DA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No data</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A89E1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C6C58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95BE9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w:t>
            </w:r>
          </w:p>
        </w:tc>
      </w:tr>
      <w:tr w:rsidR="00A2762E" w:rsidRPr="00432360" w14:paraId="5E2C9DE9"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FA1FBF"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Hospital care level</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0A09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D1E7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C686C2"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p>
        </w:tc>
      </w:tr>
      <w:tr w:rsidR="00A2762E" w:rsidRPr="00432360" w14:paraId="437B4365"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B2E0E3"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Emergency Department</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6A5E3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358 (11%)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AD90FE"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350 (12%)</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A0236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8 (3.4%)</w:t>
            </w:r>
          </w:p>
        </w:tc>
      </w:tr>
      <w:tr w:rsidR="00A2762E" w:rsidRPr="00432360" w14:paraId="6D78402A"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D541C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General Ward</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918BB"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1,251 (39%)</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4682A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1,191 (40%)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EBD12"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60 (26%)</w:t>
            </w:r>
          </w:p>
        </w:tc>
      </w:tr>
      <w:tr w:rsidR="00A2762E" w:rsidRPr="00432360" w14:paraId="1F4C3E56"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42894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Operating Theatre</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99A34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352 (11%)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A2BB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315 (11%)</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0B0F0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37 (16%)</w:t>
            </w:r>
          </w:p>
        </w:tc>
      </w:tr>
      <w:tr w:rsidR="00A2762E" w:rsidRPr="00432360" w14:paraId="73165381"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0024F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High Dependency Unit</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96C24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193 (6.0%)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A8715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168 (5.6%)</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100180"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25 (11%)</w:t>
            </w:r>
          </w:p>
        </w:tc>
      </w:tr>
      <w:tr w:rsidR="00A2762E" w:rsidRPr="00432360" w14:paraId="049376D2"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8E6B0F"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Critical Care Unit</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ADE735"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1,060 (33%)</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B9E0B"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955 (32%)</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3AD1E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105 (45%)</w:t>
            </w:r>
          </w:p>
        </w:tc>
      </w:tr>
      <w:tr w:rsidR="00A2762E" w:rsidRPr="00432360" w14:paraId="3DEFB10F"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41F8F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ICU length of stay (days)</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992D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0.0 (0.0–1.0)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834441"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0.0 (0.0–1.0)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DE5F03"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0.0 (0.0–4.0)</w:t>
            </w:r>
          </w:p>
        </w:tc>
      </w:tr>
      <w:tr w:rsidR="00A2762E" w:rsidRPr="00432360" w14:paraId="0E428EE4" w14:textId="77777777" w:rsidTr="00B17858">
        <w:trPr>
          <w:jc w:val="center"/>
        </w:trPr>
        <w:tc>
          <w:tcPr>
            <w:tcW w:w="40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8646B"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3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No data</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E119C9"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A727B6"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7</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AB35F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0</w:t>
            </w:r>
          </w:p>
        </w:tc>
      </w:tr>
      <w:tr w:rsidR="00A2762E" w:rsidRPr="00432360" w14:paraId="670B3EEC" w14:textId="77777777" w:rsidTr="00B17858">
        <w:trPr>
          <w:jc w:val="center"/>
        </w:trPr>
        <w:tc>
          <w:tcPr>
            <w:tcW w:w="400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A7076DA"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b/>
                <w:color w:val="000000"/>
                <w:sz w:val="22"/>
                <w:szCs w:val="22"/>
                <w:lang w:val="en-GB"/>
              </w:rPr>
            </w:pPr>
            <w:r w:rsidRPr="00432360">
              <w:rPr>
                <w:rFonts w:asciiTheme="minorHAnsi" w:eastAsia="DejaVu Sans" w:hAnsiTheme="minorHAnsi" w:cstheme="minorHAnsi"/>
                <w:b/>
                <w:color w:val="000000"/>
                <w:sz w:val="22"/>
                <w:szCs w:val="22"/>
                <w:lang w:val="en-GB"/>
              </w:rPr>
              <w:t>Hospital length of stay (days)</w:t>
            </w:r>
          </w:p>
        </w:tc>
        <w:tc>
          <w:tcPr>
            <w:tcW w:w="181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78C619D"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4 (2–9)</w:t>
            </w:r>
          </w:p>
        </w:tc>
        <w:tc>
          <w:tcPr>
            <w:tcW w:w="181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F898467"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3 (2–8)</w:t>
            </w:r>
          </w:p>
        </w:tc>
        <w:tc>
          <w:tcPr>
            <w:tcW w:w="181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9A91804"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lang w:val="en-GB"/>
              </w:rPr>
              <w:t>8 (4–16)</w:t>
            </w:r>
          </w:p>
        </w:tc>
      </w:tr>
      <w:tr w:rsidR="00A2762E" w:rsidRPr="00432360" w14:paraId="1C9828FD" w14:textId="77777777" w:rsidTr="00B17858">
        <w:trPr>
          <w:jc w:val="center"/>
        </w:trPr>
        <w:tc>
          <w:tcPr>
            <w:tcW w:w="9442"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579CC1C" w14:textId="77777777" w:rsidR="00A2762E" w:rsidRPr="00432360" w:rsidRDefault="00A2762E" w:rsidP="00B17858">
            <w:pPr>
              <w:pBdr>
                <w:top w:val="none" w:sz="0" w:space="0" w:color="000000"/>
                <w:left w:val="none" w:sz="0" w:space="0" w:color="000000"/>
                <w:bottom w:val="none" w:sz="0" w:space="0" w:color="000000"/>
                <w:right w:val="none" w:sz="0" w:space="0" w:color="000000"/>
              </w:pBdr>
              <w:spacing w:before="100" w:after="100"/>
              <w:ind w:left="100" w:right="100"/>
              <w:rPr>
                <w:rFonts w:asciiTheme="minorHAnsi" w:eastAsia="DejaVu Sans" w:hAnsiTheme="minorHAnsi" w:cstheme="minorHAnsi"/>
                <w:color w:val="000000"/>
                <w:sz w:val="22"/>
                <w:szCs w:val="22"/>
                <w:lang w:val="en-GB"/>
              </w:rPr>
            </w:pPr>
            <w:r w:rsidRPr="00432360">
              <w:rPr>
                <w:rFonts w:asciiTheme="minorHAnsi" w:eastAsia="DejaVu Sans" w:hAnsiTheme="minorHAnsi" w:cstheme="minorHAnsi"/>
                <w:color w:val="000000"/>
                <w:sz w:val="22"/>
                <w:szCs w:val="22"/>
                <w:vertAlign w:val="superscript"/>
                <w:lang w:val="en-GB"/>
              </w:rPr>
              <w:t>1</w:t>
            </w:r>
            <w:r w:rsidRPr="00432360">
              <w:rPr>
                <w:rFonts w:asciiTheme="minorHAnsi" w:eastAsia="DejaVu Sans" w:hAnsiTheme="minorHAnsi" w:cstheme="minorHAnsi"/>
                <w:color w:val="000000"/>
                <w:sz w:val="22"/>
                <w:szCs w:val="22"/>
                <w:lang w:val="en-GB"/>
              </w:rPr>
              <w:t>n (%); Median (Q1–Q3)</w:t>
            </w:r>
          </w:p>
        </w:tc>
      </w:tr>
    </w:tbl>
    <w:p w14:paraId="3BFAC1A6" w14:textId="5F57D9B5" w:rsidR="003E7287" w:rsidRPr="00432360" w:rsidRDefault="000414D7" w:rsidP="003E7287">
      <w:pPr>
        <w:pStyle w:val="Heading2"/>
        <w:rPr>
          <w:lang w:val="en-GB"/>
        </w:rPr>
      </w:pPr>
      <w:r w:rsidRPr="00432360">
        <w:rPr>
          <w:lang w:val="en-GB"/>
        </w:rPr>
        <w:t>Main results: Regression analysis</w:t>
      </w:r>
    </w:p>
    <w:p w14:paraId="6E1AE07D" w14:textId="009C8F4C" w:rsidR="008F09AA" w:rsidRPr="00432360" w:rsidRDefault="00965229" w:rsidP="003E7287">
      <w:pPr>
        <w:pStyle w:val="Heading3"/>
        <w:rPr>
          <w:lang w:val="en-GB"/>
        </w:rPr>
      </w:pPr>
      <w:commentRangeStart w:id="65"/>
      <w:r w:rsidRPr="00432360">
        <w:rPr>
          <w:lang w:val="en-GB"/>
        </w:rPr>
        <w:t xml:space="preserve">Univariate </w:t>
      </w:r>
      <w:commentRangeEnd w:id="65"/>
      <w:r w:rsidR="002C5764">
        <w:rPr>
          <w:rStyle w:val="CommentReference"/>
          <w:i w:val="0"/>
        </w:rPr>
        <w:commentReference w:id="65"/>
      </w:r>
      <w:r w:rsidRPr="00432360">
        <w:rPr>
          <w:lang w:val="en-GB"/>
        </w:rPr>
        <w:t xml:space="preserve">analysis </w:t>
      </w:r>
    </w:p>
    <w:p w14:paraId="533A7DDD" w14:textId="2C10F769" w:rsidR="00E25F98" w:rsidRPr="00432360" w:rsidRDefault="008F09AA" w:rsidP="005D3752">
      <w:pPr>
        <w:spacing w:line="360" w:lineRule="auto"/>
        <w:rPr>
          <w:lang w:val="en-GB"/>
        </w:rPr>
      </w:pPr>
      <w:r w:rsidRPr="00432360">
        <w:rPr>
          <w:lang w:val="en-GB"/>
        </w:rPr>
        <w:t xml:space="preserve">The unadjusted associations between patient factors and processes and OFI are displayed in </w:t>
      </w:r>
      <w:r w:rsidRPr="00432360">
        <w:rPr>
          <w:i/>
          <w:iCs/>
          <w:lang w:val="en-GB"/>
        </w:rPr>
        <w:t xml:space="preserve">Table 2. </w:t>
      </w:r>
      <w:r w:rsidR="00400DFC" w:rsidRPr="00432360">
        <w:rPr>
          <w:lang w:val="en-GB"/>
        </w:rPr>
        <w:t xml:space="preserve">Among patient characteristics, neither age nor sex demonstrated a statistically discernible </w:t>
      </w:r>
      <w:commentRangeStart w:id="66"/>
      <w:r w:rsidR="00400DFC" w:rsidRPr="00432360">
        <w:rPr>
          <w:lang w:val="en-GB"/>
        </w:rPr>
        <w:t xml:space="preserve">crude </w:t>
      </w:r>
      <w:commentRangeEnd w:id="66"/>
      <w:r w:rsidR="002C5764">
        <w:rPr>
          <w:rStyle w:val="CommentReference"/>
        </w:rPr>
        <w:commentReference w:id="66"/>
      </w:r>
      <w:r w:rsidR="00400DFC" w:rsidRPr="00432360">
        <w:rPr>
          <w:lang w:val="en-GB"/>
        </w:rPr>
        <w:t>association</w:t>
      </w:r>
      <w:r w:rsidR="005D3752" w:rsidRPr="00432360">
        <w:rPr>
          <w:lang w:val="en-GB"/>
        </w:rPr>
        <w:t xml:space="preserve"> with the odds of an OFI</w:t>
      </w:r>
      <w:r w:rsidR="00902734" w:rsidRPr="00432360">
        <w:rPr>
          <w:lang w:val="en-GB"/>
        </w:rPr>
        <w:t xml:space="preserve">. </w:t>
      </w:r>
      <w:r w:rsidR="00E25F98" w:rsidRPr="00432360">
        <w:rPr>
          <w:lang w:val="en-GB"/>
        </w:rPr>
        <w:t>Similarly</w:t>
      </w:r>
      <w:r w:rsidR="00902734" w:rsidRPr="00432360">
        <w:rPr>
          <w:lang w:val="en-GB"/>
        </w:rPr>
        <w:t xml:space="preserve">, preinjury comorbidity, </w:t>
      </w:r>
      <w:r w:rsidR="005D3752" w:rsidRPr="00432360">
        <w:rPr>
          <w:lang w:val="en-GB"/>
        </w:rPr>
        <w:t>measured by ASA class, was not significantly associated with OFI</w:t>
      </w:r>
      <w:r w:rsidR="00E25F98" w:rsidRPr="00432360">
        <w:rPr>
          <w:lang w:val="en-GB"/>
        </w:rPr>
        <w:t xml:space="preserve"> compared to ASA I (all p &gt; 0.05).</w:t>
      </w:r>
    </w:p>
    <w:p w14:paraId="05B86F50" w14:textId="18A04075" w:rsidR="005D3752" w:rsidRPr="00432360" w:rsidRDefault="005D3752" w:rsidP="005D3752">
      <w:pPr>
        <w:spacing w:line="360" w:lineRule="auto"/>
        <w:rPr>
          <w:lang w:val="en-GB"/>
        </w:rPr>
      </w:pPr>
      <w:r w:rsidRPr="00432360">
        <w:rPr>
          <w:lang w:val="en-GB"/>
        </w:rPr>
        <w:lastRenderedPageBreak/>
        <w:t xml:space="preserve">The mechanism of injury, penetrating or blunt, did not demonstrate a </w:t>
      </w:r>
      <w:commentRangeStart w:id="67"/>
      <w:r w:rsidRPr="00432360">
        <w:rPr>
          <w:lang w:val="en-GB"/>
        </w:rPr>
        <w:t xml:space="preserve">meaningful </w:t>
      </w:r>
      <w:commentRangeEnd w:id="67"/>
      <w:r w:rsidR="002C5764">
        <w:rPr>
          <w:rStyle w:val="CommentReference"/>
        </w:rPr>
        <w:commentReference w:id="67"/>
      </w:r>
      <w:r w:rsidRPr="00432360">
        <w:rPr>
          <w:lang w:val="en-GB"/>
        </w:rPr>
        <w:t xml:space="preserve">association. Also, RTS was not </w:t>
      </w:r>
      <w:r w:rsidR="00400DFC" w:rsidRPr="00432360">
        <w:rPr>
          <w:lang w:val="en-GB"/>
        </w:rPr>
        <w:t xml:space="preserve">related to </w:t>
      </w:r>
      <w:r w:rsidRPr="00432360">
        <w:rPr>
          <w:lang w:val="en-GB"/>
        </w:rPr>
        <w:t xml:space="preserve">OFI in </w:t>
      </w:r>
      <w:r w:rsidR="00400DFC" w:rsidRPr="00432360">
        <w:rPr>
          <w:lang w:val="en-GB"/>
        </w:rPr>
        <w:t>univariate</w:t>
      </w:r>
      <w:r w:rsidRPr="00432360">
        <w:rPr>
          <w:lang w:val="en-GB"/>
        </w:rPr>
        <w:t xml:space="preserve"> analysis. In contrast, anatomical injury severity measures, assessed using the ISS, showed a statistically significant association, with each point increase corresponding to higher </w:t>
      </w:r>
      <w:r w:rsidR="00E25F98" w:rsidRPr="00432360">
        <w:rPr>
          <w:lang w:val="en-GB"/>
        </w:rPr>
        <w:t xml:space="preserve">crude </w:t>
      </w:r>
      <w:r w:rsidRPr="00432360">
        <w:rPr>
          <w:lang w:val="en-GB"/>
        </w:rPr>
        <w:t>odds of OFI (OR 1.06, 95% CI 1.05–1.08; p &lt; 0.001)</w:t>
      </w:r>
      <w:r w:rsidR="001E689F" w:rsidRPr="00432360">
        <w:rPr>
          <w:lang w:val="en-GB"/>
        </w:rPr>
        <w:t>.</w:t>
      </w:r>
      <w:del w:id="68" w:author="Martin Gerdin Wärnberg" w:date="2025-12-03T22:36:00Z" w16du:dateUtc="2025-12-03T21:36:00Z">
        <w:r w:rsidR="001E689F" w:rsidRPr="00432360" w:rsidDel="002C5764">
          <w:rPr>
            <w:lang w:val="en-GB"/>
          </w:rPr>
          <w:delText xml:space="preserve"> </w:delText>
        </w:r>
      </w:del>
      <w:r w:rsidR="001E689F" w:rsidRPr="00432360">
        <w:rPr>
          <w:lang w:val="en-GB"/>
        </w:rPr>
        <w:t xml:space="preserve"> </w:t>
      </w:r>
      <w:commentRangeStart w:id="69"/>
      <w:proofErr w:type="gramStart"/>
      <w:r w:rsidR="001E689F" w:rsidRPr="00432360">
        <w:rPr>
          <w:lang w:val="en-GB"/>
        </w:rPr>
        <w:t>Non-chance</w:t>
      </w:r>
      <w:proofErr w:type="gramEnd"/>
      <w:r w:rsidR="001E689F" w:rsidRPr="00432360">
        <w:rPr>
          <w:lang w:val="en-GB"/>
        </w:rPr>
        <w:t xml:space="preserve"> </w:t>
      </w:r>
      <w:commentRangeEnd w:id="69"/>
      <w:r w:rsidR="002C5764">
        <w:rPr>
          <w:rStyle w:val="CommentReference"/>
        </w:rPr>
        <w:commentReference w:id="69"/>
      </w:r>
      <w:r w:rsidR="001E689F" w:rsidRPr="00432360">
        <w:rPr>
          <w:lang w:val="en-GB"/>
        </w:rPr>
        <w:t>associations were also observed in airway management</w:t>
      </w:r>
      <w:r w:rsidR="00400DFC" w:rsidRPr="00432360">
        <w:rPr>
          <w:lang w:val="en-GB"/>
        </w:rPr>
        <w:t>. R</w:t>
      </w:r>
      <w:r w:rsidR="001E689F" w:rsidRPr="00432360">
        <w:rPr>
          <w:lang w:val="en-GB"/>
        </w:rPr>
        <w:t>elative to intubation in the emergency department</w:t>
      </w:r>
      <w:r w:rsidR="00400DFC" w:rsidRPr="00432360">
        <w:rPr>
          <w:lang w:val="en-GB"/>
        </w:rPr>
        <w:t>,</w:t>
      </w:r>
      <w:r w:rsidR="001E689F" w:rsidRPr="00432360">
        <w:rPr>
          <w:lang w:val="en-GB"/>
        </w:rPr>
        <w:t xml:space="preserve"> intubation not being performed was associated with significantly lower odds of OFI (OR 0.56, 95% CI 0.37–0.87; p = 0.007)</w:t>
      </w:r>
      <w:r w:rsidR="00E25F98" w:rsidRPr="00432360">
        <w:rPr>
          <w:lang w:val="en-GB"/>
        </w:rPr>
        <w:t>.</w:t>
      </w:r>
      <w:del w:id="70" w:author="Martin Gerdin Wärnberg" w:date="2025-12-03T22:36:00Z" w16du:dateUtc="2025-12-03T21:36:00Z">
        <w:r w:rsidR="002541D6" w:rsidRPr="00432360" w:rsidDel="002C5764">
          <w:rPr>
            <w:lang w:val="en-GB"/>
          </w:rPr>
          <w:delText xml:space="preserve"> </w:delText>
        </w:r>
      </w:del>
      <w:r w:rsidR="00E25F98" w:rsidRPr="00432360">
        <w:rPr>
          <w:lang w:val="en-GB"/>
        </w:rPr>
        <w:t xml:space="preserve"> </w:t>
      </w:r>
      <w:r w:rsidR="002541D6" w:rsidRPr="00432360">
        <w:rPr>
          <w:lang w:val="en-GB"/>
        </w:rPr>
        <w:t xml:space="preserve">Likewise, mechanical ventilation not being performed was </w:t>
      </w:r>
      <w:r w:rsidR="00400DFC" w:rsidRPr="00432360">
        <w:rPr>
          <w:lang w:val="en-GB"/>
        </w:rPr>
        <w:t>inversely associated (</w:t>
      </w:r>
      <w:r w:rsidR="002541D6" w:rsidRPr="00432360">
        <w:rPr>
          <w:lang w:val="en-GB"/>
        </w:rPr>
        <w:t xml:space="preserve">OR 0.39, 95% CI 0.28–0.56; p &lt; 0.001). </w:t>
      </w:r>
      <w:r w:rsidR="00E25F98" w:rsidRPr="00432360">
        <w:rPr>
          <w:lang w:val="en-GB"/>
        </w:rPr>
        <w:t xml:space="preserve">On the other hand, prehospital intubation did not display any meaningful association compared to emergency department intubation. </w:t>
      </w:r>
    </w:p>
    <w:p w14:paraId="6E7BDB72" w14:textId="493EA993" w:rsidR="005C05D4" w:rsidRPr="00432360" w:rsidRDefault="00062CC6" w:rsidP="002B5BA5">
      <w:pPr>
        <w:spacing w:line="360" w:lineRule="auto"/>
        <w:rPr>
          <w:lang w:val="en-GB"/>
        </w:rPr>
      </w:pPr>
      <w:r w:rsidRPr="00432360">
        <w:rPr>
          <w:lang w:val="en-GB"/>
        </w:rPr>
        <w:t xml:space="preserve">Other process of care variables that were </w:t>
      </w:r>
      <w:r w:rsidR="002541D6" w:rsidRPr="00432360">
        <w:rPr>
          <w:lang w:val="en-GB"/>
        </w:rPr>
        <w:t xml:space="preserve">also </w:t>
      </w:r>
      <w:r w:rsidRPr="00432360">
        <w:rPr>
          <w:lang w:val="en-GB"/>
        </w:rPr>
        <w:t>not associated with OFI</w:t>
      </w:r>
      <w:r w:rsidR="002541D6" w:rsidRPr="00432360">
        <w:rPr>
          <w:lang w:val="en-GB"/>
        </w:rPr>
        <w:t>. I</w:t>
      </w:r>
      <w:r w:rsidRPr="00432360">
        <w:rPr>
          <w:lang w:val="en-GB"/>
        </w:rPr>
        <w:t>n the unadjusted analysis</w:t>
      </w:r>
      <w:r w:rsidR="002541D6" w:rsidRPr="00432360">
        <w:rPr>
          <w:lang w:val="en-GB"/>
        </w:rPr>
        <w:t>,</w:t>
      </w:r>
      <w:r w:rsidRPr="00432360">
        <w:rPr>
          <w:lang w:val="en-GB"/>
        </w:rPr>
        <w:t xml:space="preserve"> on-call arrival and time to first CT </w:t>
      </w:r>
      <w:r w:rsidR="002541D6" w:rsidRPr="00432360">
        <w:rPr>
          <w:lang w:val="en-GB"/>
        </w:rPr>
        <w:t xml:space="preserve">showed no crude associations in relation to OFI. </w:t>
      </w:r>
      <w:r w:rsidR="0049712D" w:rsidRPr="00432360">
        <w:rPr>
          <w:lang w:val="en-GB"/>
        </w:rPr>
        <w:t xml:space="preserve">Conversely, crude odds of OFI consistently demonstrated a relationship with higher hospital levels compared with those managed solely in the emergency department. This included admission to the general ward (OR 2.67, 95% CI 1.17–7.70; p = 0.038), operating theatre (OR 5.86, 95% CI 2.41–17.5; p &lt; 0.001), </w:t>
      </w:r>
      <w:r w:rsidR="00125A13" w:rsidRPr="00432360">
        <w:rPr>
          <w:lang w:val="en-GB"/>
        </w:rPr>
        <w:t>HDU</w:t>
      </w:r>
      <w:r w:rsidR="0049712D" w:rsidRPr="00432360">
        <w:rPr>
          <w:lang w:val="en-GB"/>
        </w:rPr>
        <w:t xml:space="preserve"> (OR 8.00, 95% CI 3.15–24.5; p &lt; 0.001), and </w:t>
      </w:r>
      <w:r w:rsidR="00125A13" w:rsidRPr="00432360">
        <w:rPr>
          <w:lang w:val="en-GB"/>
        </w:rPr>
        <w:t>ICU</w:t>
      </w:r>
      <w:r w:rsidR="0049712D" w:rsidRPr="00432360">
        <w:rPr>
          <w:lang w:val="en-GB"/>
        </w:rPr>
        <w:t xml:space="preserve"> (OR 7.36, 95% CI 3.20–21.3; p &lt; 0.001). Lastly, the length of stay </w:t>
      </w:r>
      <w:r w:rsidR="00400DFC" w:rsidRPr="00432360">
        <w:rPr>
          <w:lang w:val="en-GB"/>
        </w:rPr>
        <w:t>demonstrated</w:t>
      </w:r>
      <w:r w:rsidR="0049712D" w:rsidRPr="00432360">
        <w:rPr>
          <w:lang w:val="en-GB"/>
        </w:rPr>
        <w:t xml:space="preserve"> a positive crude association with OFI, with each additional day conferring </w:t>
      </w:r>
      <w:r w:rsidR="003E7287" w:rsidRPr="00432360">
        <w:rPr>
          <w:lang w:val="en-GB"/>
        </w:rPr>
        <w:t>approximately</w:t>
      </w:r>
      <w:r w:rsidR="0049712D" w:rsidRPr="00432360">
        <w:rPr>
          <w:lang w:val="en-GB"/>
        </w:rPr>
        <w:t xml:space="preserve"> </w:t>
      </w:r>
      <w:r w:rsidR="003E7287" w:rsidRPr="00432360">
        <w:rPr>
          <w:lang w:val="en-GB"/>
        </w:rPr>
        <w:t xml:space="preserve">a </w:t>
      </w:r>
      <w:r w:rsidR="0049712D" w:rsidRPr="00432360">
        <w:rPr>
          <w:lang w:val="en-GB"/>
        </w:rPr>
        <w:t>4% increase in the odds of OFI (OR 1.04, 95% CI 1.03–1.06; p &lt; 0.001).</w:t>
      </w:r>
    </w:p>
    <w:p w14:paraId="054CD607" w14:textId="0AF2841F" w:rsidR="00965229" w:rsidRPr="00432360" w:rsidRDefault="00965229" w:rsidP="00965229">
      <w:pPr>
        <w:pStyle w:val="Heading3"/>
        <w:rPr>
          <w:lang w:val="en-GB"/>
        </w:rPr>
      </w:pPr>
      <w:r w:rsidRPr="00432360">
        <w:rPr>
          <w:lang w:val="en-GB"/>
        </w:rPr>
        <w:t xml:space="preserve">Multivariable analysis </w:t>
      </w:r>
    </w:p>
    <w:p w14:paraId="706508E9" w14:textId="35D523D8" w:rsidR="008E3097" w:rsidRPr="00432360" w:rsidRDefault="008E3097" w:rsidP="00A52386">
      <w:pPr>
        <w:spacing w:line="360" w:lineRule="auto"/>
        <w:rPr>
          <w:lang w:val="en-GB"/>
        </w:rPr>
      </w:pPr>
      <w:r w:rsidRPr="00432360">
        <w:rPr>
          <w:lang w:val="en-GB"/>
        </w:rPr>
        <w:t xml:space="preserve">In the multivariable regression model, only a limited </w:t>
      </w:r>
      <w:r w:rsidR="00A52386" w:rsidRPr="00432360">
        <w:rPr>
          <w:lang w:val="en-GB"/>
        </w:rPr>
        <w:t>number of variables demonstrated adjusted associations with the odds of an OFI (</w:t>
      </w:r>
      <w:r w:rsidR="00A52386" w:rsidRPr="00432360">
        <w:rPr>
          <w:i/>
          <w:iCs/>
          <w:lang w:val="en-GB"/>
        </w:rPr>
        <w:t>Table 3</w:t>
      </w:r>
      <w:r w:rsidR="00A52386" w:rsidRPr="00432360">
        <w:rPr>
          <w:lang w:val="en-GB"/>
        </w:rPr>
        <w:t>). Sex, age, ASA class and mechanism of injury all remained statistically insignificant. B</w:t>
      </w:r>
      <w:r w:rsidR="001E5DB8" w:rsidRPr="00432360">
        <w:rPr>
          <w:lang w:val="en-GB"/>
        </w:rPr>
        <w:t>y contrast, ISS remained strongly associated</w:t>
      </w:r>
      <w:r w:rsidR="002B5BA5" w:rsidRPr="00432360">
        <w:rPr>
          <w:lang w:val="en-GB"/>
        </w:rPr>
        <w:t>,</w:t>
      </w:r>
      <w:r w:rsidR="001E5DB8" w:rsidRPr="00432360">
        <w:rPr>
          <w:lang w:val="en-GB"/>
        </w:rPr>
        <w:t xml:space="preserve"> where each point increase was linked with higher adjusted odds of OFI (adjusted OR 1.05, 95% CI 1.03–1.07; p &lt; 0.001). Unlike the crude odds, physiological status as summarised by RTS, showed an independent association with increased odds (adjusted OR 1.32, 95% CI 1.03–1.72; p = 0.034).</w:t>
      </w:r>
    </w:p>
    <w:p w14:paraId="18304D27" w14:textId="0B1A3786" w:rsidR="00B43C22" w:rsidRPr="00432360" w:rsidRDefault="001E5DB8" w:rsidP="00B009DE">
      <w:pPr>
        <w:spacing w:line="360" w:lineRule="auto"/>
        <w:rPr>
          <w:lang w:val="en-GB"/>
        </w:rPr>
      </w:pPr>
      <w:r w:rsidRPr="00432360">
        <w:rPr>
          <w:lang w:val="en-GB"/>
        </w:rPr>
        <w:t xml:space="preserve">After adjustment for all predictors, many of the process-related variables no longer demonstrated significant associations. Neither intubation status nor mechanical ventilation contributed independently to the odds of OFI, and time to first CT continued to not show an adjusted association. In the univariate analysis, the hospital care level showed a significant pattern of increased OR in the different care levels. This gradient was, however, attenuated in </w:t>
      </w:r>
      <w:r w:rsidRPr="00432360">
        <w:rPr>
          <w:lang w:val="en-GB"/>
        </w:rPr>
        <w:lastRenderedPageBreak/>
        <w:t>the multivariable model, where only admission to a high-dependency unit remained significantly related with OFI when compared with management in the emergency department (adjusted OR 3.50, 95% CI 1.30–11.1; p = 0.020). The adjusted odds for the general ward, operating theatre</w:t>
      </w:r>
      <w:r w:rsidR="00D16674">
        <w:rPr>
          <w:lang w:val="en-GB"/>
        </w:rPr>
        <w:t xml:space="preserve"> (OT)</w:t>
      </w:r>
      <w:r w:rsidRPr="00432360">
        <w:rPr>
          <w:lang w:val="en-GB"/>
        </w:rPr>
        <w:t xml:space="preserve">, and </w:t>
      </w:r>
      <w:r w:rsidR="00D16674">
        <w:rPr>
          <w:lang w:val="en-GB"/>
        </w:rPr>
        <w:t>ICU</w:t>
      </w:r>
      <w:r w:rsidRPr="00432360">
        <w:rPr>
          <w:lang w:val="en-GB"/>
        </w:rPr>
        <w:t xml:space="preserve"> suggest increased ORs like the univariate model, but the CIs were wide</w:t>
      </w:r>
      <w:r w:rsidR="00D16674">
        <w:rPr>
          <w:lang w:val="en-GB"/>
        </w:rPr>
        <w:t>,</w:t>
      </w:r>
      <w:r w:rsidRPr="00432360">
        <w:rPr>
          <w:lang w:val="en-GB"/>
        </w:rPr>
        <w:t xml:space="preserve"> and the p-values were all &gt;0.05.</w:t>
      </w:r>
      <w:r w:rsidR="00482594" w:rsidRPr="00432360">
        <w:rPr>
          <w:lang w:val="en-GB"/>
        </w:rPr>
        <w:t xml:space="preserve"> Hospital length of stay, on the other hand, remained associated with OFI in the adjusted model. Each additional day in hospital corresponded to a 2% increase in OR (adjusted OR 1.02, 95% CI 1.00–1.04; p = 0.022) compared to a 4% increase in the simple regression model. </w:t>
      </w:r>
    </w:p>
    <w:p w14:paraId="100C937C" w14:textId="1DB4A70A" w:rsidR="00B43C22" w:rsidRPr="00432360" w:rsidRDefault="00B43C22" w:rsidP="00B009DE">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Times New Roman" w:hAnsi="Times New Roman" w:cs="Times New Roman"/>
          <w:lang w:val="en-GB"/>
        </w:rPr>
      </w:pPr>
      <w:r w:rsidRPr="00432360">
        <w:rPr>
          <w:rFonts w:ascii="Times New Roman" w:hAnsi="Times New Roman" w:cs="Times New Roman"/>
          <w:lang w:val="en-GB"/>
        </w:rPr>
        <w:t xml:space="preserve">Table </w:t>
      </w:r>
      <w:r w:rsidR="00B009DE" w:rsidRPr="00432360">
        <w:rPr>
          <w:rFonts w:ascii="Times New Roman" w:hAnsi="Times New Roman" w:cs="Times New Roman"/>
          <w:lang w:val="en-GB"/>
        </w:rPr>
        <w:t>2</w:t>
      </w:r>
      <w:r w:rsidRPr="00432360">
        <w:rPr>
          <w:rFonts w:ascii="Times New Roman" w:hAnsi="Times New Roman" w:cs="Times New Roman"/>
          <w:lang w:val="en-GB"/>
        </w:rPr>
        <w:t>. Unadjusted and adjusted logistic regression analyses of associations between patient-level factors and opportunities for improvement in TBI patients</w:t>
      </w:r>
    </w:p>
    <w:tbl>
      <w:tblPr>
        <w:tblW w:w="10773" w:type="dxa"/>
        <w:jc w:val="center"/>
        <w:tblLayout w:type="fixed"/>
        <w:tblLook w:val="0420" w:firstRow="1" w:lastRow="0" w:firstColumn="0" w:lastColumn="0" w:noHBand="0" w:noVBand="1"/>
      </w:tblPr>
      <w:tblGrid>
        <w:gridCol w:w="3658"/>
        <w:gridCol w:w="2402"/>
        <w:gridCol w:w="1333"/>
        <w:gridCol w:w="2402"/>
        <w:gridCol w:w="978"/>
      </w:tblGrid>
      <w:tr w:rsidR="00B43C22" w:rsidRPr="00432360" w14:paraId="43718F77" w14:textId="77777777" w:rsidTr="00E6117A">
        <w:trPr>
          <w:tblHeader/>
          <w:jc w:val="center"/>
        </w:trPr>
        <w:tc>
          <w:tcPr>
            <w:tcW w:w="365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82A602" w14:textId="3678E72D" w:rsidR="00B43C22" w:rsidRPr="00432360" w:rsidRDefault="00B43C22" w:rsidP="00B009DE">
            <w:pPr>
              <w:pBdr>
                <w:top w:val="none" w:sz="0" w:space="0" w:color="000000"/>
                <w:left w:val="none" w:sz="0" w:space="0" w:color="000000"/>
                <w:bottom w:val="none" w:sz="0" w:space="0" w:color="000000"/>
                <w:right w:val="none" w:sz="0" w:space="0" w:color="000000"/>
              </w:pBdr>
              <w:spacing w:before="40" w:after="40"/>
              <w:ind w:left="100" w:right="100"/>
              <w:jc w:val="center"/>
              <w:rPr>
                <w:rFonts w:eastAsia="DejaVu Sans"/>
                <w:color w:val="000000"/>
                <w:sz w:val="22"/>
                <w:szCs w:val="22"/>
                <w:lang w:val="en-GB"/>
              </w:rPr>
            </w:pPr>
          </w:p>
        </w:tc>
        <w:tc>
          <w:tcPr>
            <w:tcW w:w="373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82769C7" w14:textId="77777777" w:rsidR="00B43C22" w:rsidRPr="00432360" w:rsidRDefault="00B43C22" w:rsidP="00B009DE">
            <w:pPr>
              <w:pBdr>
                <w:top w:val="none" w:sz="0" w:space="0" w:color="000000"/>
                <w:left w:val="none" w:sz="0" w:space="0" w:color="000000"/>
                <w:bottom w:val="none" w:sz="0" w:space="0" w:color="000000"/>
                <w:right w:val="none" w:sz="0" w:space="0" w:color="000000"/>
              </w:pBdr>
              <w:spacing w:before="40" w:after="40"/>
              <w:ind w:left="100" w:right="100"/>
              <w:jc w:val="center"/>
              <w:rPr>
                <w:rFonts w:eastAsia="DejaVu Sans"/>
                <w:color w:val="000000"/>
                <w:sz w:val="22"/>
                <w:szCs w:val="22"/>
                <w:lang w:val="en-GB"/>
              </w:rPr>
            </w:pPr>
            <w:r w:rsidRPr="00432360">
              <w:rPr>
                <w:rFonts w:eastAsia="DejaVu Sans"/>
                <w:b/>
                <w:color w:val="000000"/>
                <w:sz w:val="22"/>
                <w:szCs w:val="22"/>
                <w:lang w:val="en-GB"/>
              </w:rPr>
              <w:t>Unadjusted</w:t>
            </w:r>
          </w:p>
        </w:tc>
        <w:tc>
          <w:tcPr>
            <w:tcW w:w="338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B11C2F9" w14:textId="77777777" w:rsidR="00B43C22" w:rsidRPr="00432360" w:rsidRDefault="00B43C22" w:rsidP="00B009DE">
            <w:pPr>
              <w:pBdr>
                <w:top w:val="none" w:sz="0" w:space="0" w:color="000000"/>
                <w:left w:val="none" w:sz="0" w:space="0" w:color="000000"/>
                <w:bottom w:val="none" w:sz="0" w:space="0" w:color="000000"/>
                <w:right w:val="none" w:sz="0" w:space="0" w:color="000000"/>
              </w:pBdr>
              <w:spacing w:before="40" w:after="40"/>
              <w:ind w:left="100" w:right="100"/>
              <w:jc w:val="center"/>
              <w:rPr>
                <w:rFonts w:eastAsia="DejaVu Sans"/>
                <w:color w:val="000000"/>
                <w:sz w:val="22"/>
                <w:szCs w:val="22"/>
                <w:lang w:val="en-GB"/>
              </w:rPr>
            </w:pPr>
            <w:r w:rsidRPr="00432360">
              <w:rPr>
                <w:rFonts w:eastAsia="DejaVu Sans"/>
                <w:b/>
                <w:color w:val="000000"/>
                <w:sz w:val="22"/>
                <w:szCs w:val="22"/>
                <w:lang w:val="en-GB"/>
              </w:rPr>
              <w:t>Adjusted</w:t>
            </w:r>
          </w:p>
        </w:tc>
      </w:tr>
      <w:tr w:rsidR="00B43C22" w:rsidRPr="00432360" w14:paraId="5F614525" w14:textId="77777777" w:rsidTr="00E6117A">
        <w:trPr>
          <w:tblHeader/>
          <w:jc w:val="center"/>
        </w:trPr>
        <w:tc>
          <w:tcPr>
            <w:tcW w:w="365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99AD3B"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40" w:after="40"/>
              <w:ind w:left="100" w:right="100"/>
              <w:rPr>
                <w:rFonts w:eastAsia="DejaVu Sans"/>
                <w:color w:val="000000"/>
                <w:sz w:val="22"/>
                <w:szCs w:val="22"/>
                <w:lang w:val="en-GB"/>
              </w:rPr>
            </w:pPr>
            <w:r w:rsidRPr="00432360">
              <w:rPr>
                <w:rFonts w:eastAsia="DejaVu Sans"/>
                <w:b/>
                <w:color w:val="000000"/>
                <w:sz w:val="22"/>
                <w:szCs w:val="22"/>
                <w:lang w:val="en-GB"/>
              </w:rPr>
              <w:t>Characteristics/Predictors</w:t>
            </w:r>
          </w:p>
        </w:tc>
        <w:tc>
          <w:tcPr>
            <w:tcW w:w="240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97AAF2"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40" w:after="40"/>
              <w:ind w:left="100" w:right="100"/>
              <w:jc w:val="center"/>
              <w:rPr>
                <w:rFonts w:eastAsia="DejaVu Sans"/>
                <w:color w:val="000000"/>
                <w:sz w:val="22"/>
                <w:szCs w:val="22"/>
                <w:lang w:val="en-GB"/>
              </w:rPr>
            </w:pPr>
            <w:r w:rsidRPr="00432360">
              <w:rPr>
                <w:rFonts w:eastAsia="DejaVu Sans"/>
                <w:b/>
                <w:color w:val="000000"/>
                <w:sz w:val="22"/>
                <w:szCs w:val="22"/>
                <w:lang w:val="en-GB"/>
              </w:rPr>
              <w:t>OR (95% CI)</w:t>
            </w:r>
          </w:p>
        </w:tc>
        <w:tc>
          <w:tcPr>
            <w:tcW w:w="133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585B8CA"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40" w:after="40"/>
              <w:ind w:left="100" w:right="100"/>
              <w:jc w:val="center"/>
              <w:rPr>
                <w:rFonts w:eastAsia="DejaVu Sans"/>
                <w:color w:val="000000"/>
                <w:sz w:val="22"/>
                <w:szCs w:val="22"/>
                <w:lang w:val="en-GB"/>
              </w:rPr>
            </w:pPr>
            <w:r w:rsidRPr="00432360">
              <w:rPr>
                <w:rFonts w:eastAsia="DejaVu Sans"/>
                <w:b/>
                <w:color w:val="000000"/>
                <w:sz w:val="22"/>
                <w:szCs w:val="22"/>
                <w:lang w:val="en-GB"/>
              </w:rPr>
              <w:t>p-value</w:t>
            </w:r>
          </w:p>
        </w:tc>
        <w:tc>
          <w:tcPr>
            <w:tcW w:w="240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0F040A"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40" w:after="40"/>
              <w:ind w:left="100" w:right="100"/>
              <w:jc w:val="center"/>
              <w:rPr>
                <w:rFonts w:eastAsia="DejaVu Sans"/>
                <w:color w:val="000000"/>
                <w:sz w:val="22"/>
                <w:szCs w:val="22"/>
                <w:lang w:val="en-GB"/>
              </w:rPr>
            </w:pPr>
            <w:r w:rsidRPr="00432360">
              <w:rPr>
                <w:rFonts w:eastAsia="DejaVu Sans"/>
                <w:b/>
                <w:color w:val="000000"/>
                <w:sz w:val="22"/>
                <w:szCs w:val="22"/>
                <w:lang w:val="en-GB"/>
              </w:rPr>
              <w:t>OR (95% CI)</w:t>
            </w:r>
          </w:p>
        </w:tc>
        <w:tc>
          <w:tcPr>
            <w:tcW w:w="97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91AACBB"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40" w:after="40"/>
              <w:ind w:left="100" w:right="100"/>
              <w:jc w:val="center"/>
              <w:rPr>
                <w:rFonts w:eastAsia="DejaVu Sans"/>
                <w:color w:val="000000"/>
                <w:sz w:val="22"/>
                <w:szCs w:val="22"/>
                <w:lang w:val="en-GB"/>
              </w:rPr>
            </w:pPr>
            <w:r w:rsidRPr="00432360">
              <w:rPr>
                <w:rFonts w:eastAsia="DejaVu Sans"/>
                <w:b/>
                <w:color w:val="000000"/>
                <w:sz w:val="22"/>
                <w:szCs w:val="22"/>
                <w:lang w:val="en-GB"/>
              </w:rPr>
              <w:t>p-value</w:t>
            </w:r>
          </w:p>
        </w:tc>
      </w:tr>
      <w:tr w:rsidR="00B43C22" w:rsidRPr="00432360" w14:paraId="5A492FEF" w14:textId="77777777" w:rsidTr="00E6117A">
        <w:trPr>
          <w:jc w:val="center"/>
        </w:trPr>
        <w:tc>
          <w:tcPr>
            <w:tcW w:w="365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A673A9"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rPr>
                <w:rFonts w:eastAsia="DejaVu Sans"/>
                <w:b/>
                <w:color w:val="000000"/>
                <w:sz w:val="22"/>
                <w:szCs w:val="22"/>
                <w:lang w:val="en-GB"/>
              </w:rPr>
            </w:pPr>
            <w:r w:rsidRPr="00432360">
              <w:rPr>
                <w:rFonts w:eastAsia="DejaVu Sans"/>
                <w:b/>
                <w:color w:val="000000"/>
                <w:sz w:val="22"/>
                <w:szCs w:val="22"/>
                <w:lang w:val="en-GB"/>
              </w:rPr>
              <w:t>Gender</w:t>
            </w:r>
          </w:p>
        </w:tc>
        <w:tc>
          <w:tcPr>
            <w:tcW w:w="240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FDE5A"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133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F2193B"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240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ED3E9"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97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D46590"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r>
      <w:tr w:rsidR="00B43C22" w:rsidRPr="00432360" w14:paraId="5BB1E5A7"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C0CFDF"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Male</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F37501" w14:textId="4DFAEA60" w:rsidR="00B43C22" w:rsidRPr="00432360" w:rsidRDefault="00E6117A"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DC7CC9"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ABE132" w14:textId="2DFE4A67" w:rsidR="00B43C22" w:rsidRPr="00432360" w:rsidRDefault="00E6117A"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EAFB28"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r>
      <w:tr w:rsidR="00B43C22" w:rsidRPr="00432360" w14:paraId="74170AF6"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C41361"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Female</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2856AA"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0.91 (0.64, 1.27)</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919D35"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0.583</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48F835"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1.00 (0.69, 1.42)</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66F021"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0.986</w:t>
            </w:r>
          </w:p>
        </w:tc>
      </w:tr>
      <w:tr w:rsidR="00B43C22" w:rsidRPr="00432360" w14:paraId="12317F27"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0C6B91"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rPr>
                <w:rFonts w:eastAsia="DejaVu Sans"/>
                <w:b/>
                <w:color w:val="000000"/>
                <w:sz w:val="22"/>
                <w:szCs w:val="22"/>
                <w:lang w:val="en-GB"/>
              </w:rPr>
            </w:pPr>
            <w:r w:rsidRPr="00432360">
              <w:rPr>
                <w:rFonts w:eastAsia="DejaVu Sans"/>
                <w:b/>
                <w:color w:val="000000"/>
                <w:sz w:val="22"/>
                <w:szCs w:val="22"/>
                <w:lang w:val="en-GB"/>
              </w:rPr>
              <w:t>Age (years)</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87583D"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1.01 (1.00, 1.01)</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510FB4"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0.091</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D42351"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1.01 (1.00, 1.02)</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B935F"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0.169</w:t>
            </w:r>
          </w:p>
        </w:tc>
      </w:tr>
      <w:tr w:rsidR="00B43C22" w:rsidRPr="00432360" w14:paraId="0A3569BF"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E7B444"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rPr>
                <w:rFonts w:eastAsia="DejaVu Sans"/>
                <w:b/>
                <w:color w:val="000000"/>
                <w:sz w:val="22"/>
                <w:szCs w:val="22"/>
                <w:lang w:val="en-GB"/>
              </w:rPr>
            </w:pPr>
            <w:r w:rsidRPr="00432360">
              <w:rPr>
                <w:rFonts w:eastAsia="DejaVu Sans"/>
                <w:b/>
                <w:color w:val="000000"/>
                <w:sz w:val="22"/>
                <w:szCs w:val="22"/>
                <w:lang w:val="en-GB"/>
              </w:rPr>
              <w:t>ASA class (preinjury)</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FB57EA"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68833A"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7F0C08"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FD5F14"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r>
      <w:tr w:rsidR="00B43C22" w:rsidRPr="00432360" w14:paraId="64A692FE"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2671F2"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I</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EE152C" w14:textId="0F792FFB" w:rsidR="00B43C22" w:rsidRPr="00432360" w:rsidRDefault="00E6117A"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F2508"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2C7AE6" w14:textId="37326C80" w:rsidR="00B43C22" w:rsidRPr="00432360" w:rsidRDefault="00E6117A"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739EF8"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r>
      <w:tr w:rsidR="00B43C22" w:rsidRPr="00432360" w14:paraId="62689206"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200B3"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II</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1B87A"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0.82 (0.55, 1.22)</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CF1E46"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0.337</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C94A4F"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0.70 (0.45, 1.08)</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47B3C"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0.110</w:t>
            </w:r>
          </w:p>
        </w:tc>
      </w:tr>
      <w:tr w:rsidR="00B43C22" w:rsidRPr="00432360" w14:paraId="68D3F88C"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6D94D"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III</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BB591B"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1.33 (0.91, 1.94)</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563D7E"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0.133</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1FF0F"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0.93 (0.56, 1.53)</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2DF0F"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0.776</w:t>
            </w:r>
          </w:p>
        </w:tc>
      </w:tr>
      <w:tr w:rsidR="00B43C22" w:rsidRPr="00432360" w14:paraId="144DE1CD"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2F23F"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IV</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441721"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0.33 (0.02, 1.55)</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82854"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0.276</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6FE21A"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0.28 (0.02, 1.40)</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41D324"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0.221</w:t>
            </w:r>
          </w:p>
        </w:tc>
      </w:tr>
      <w:tr w:rsidR="00B43C22" w:rsidRPr="00432360" w14:paraId="37DF23B3"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DC2129"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rPr>
                <w:rFonts w:eastAsia="DejaVu Sans"/>
                <w:b/>
                <w:color w:val="000000"/>
                <w:sz w:val="22"/>
                <w:szCs w:val="22"/>
                <w:lang w:val="en-GB"/>
              </w:rPr>
            </w:pPr>
            <w:r w:rsidRPr="00432360">
              <w:rPr>
                <w:rFonts w:eastAsia="DejaVu Sans"/>
                <w:b/>
                <w:color w:val="000000"/>
                <w:sz w:val="22"/>
                <w:szCs w:val="22"/>
                <w:lang w:val="en-GB"/>
              </w:rPr>
              <w:t>Injury type</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0D166"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9E1609"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C04B42"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1403B6"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r>
      <w:tr w:rsidR="00B43C22" w:rsidRPr="00432360" w14:paraId="36BA8E7A"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6967EB"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Blunt</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C44657" w14:textId="24794CCF" w:rsidR="00B43C22" w:rsidRPr="00432360" w:rsidRDefault="00E6117A"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B3246"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5489E3" w14:textId="5C8460A9" w:rsidR="00B43C22" w:rsidRPr="00432360" w:rsidRDefault="00E6117A"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3A96DD"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r>
      <w:tr w:rsidR="00B43C22" w:rsidRPr="00432360" w14:paraId="23FA8392"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F8B144"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Penetrating</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B55A77"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1.06 (0.44, 2.17)</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5C5C20"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0.889</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709C0"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1.28 (0.49, 2.85)</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DC139"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0.577</w:t>
            </w:r>
          </w:p>
        </w:tc>
      </w:tr>
      <w:tr w:rsidR="00B43C22" w:rsidRPr="00432360" w14:paraId="1177B317"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96460A"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rPr>
                <w:rFonts w:eastAsia="DejaVu Sans"/>
                <w:b/>
                <w:color w:val="000000"/>
                <w:sz w:val="22"/>
                <w:szCs w:val="22"/>
                <w:lang w:val="en-GB"/>
              </w:rPr>
            </w:pPr>
            <w:r w:rsidRPr="00432360">
              <w:rPr>
                <w:rFonts w:eastAsia="DejaVu Sans"/>
                <w:b/>
                <w:color w:val="000000"/>
                <w:sz w:val="22"/>
                <w:szCs w:val="22"/>
                <w:lang w:val="en-GB"/>
              </w:rPr>
              <w:t>Injury Severity Score (ISS)</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09CAD9"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1.06 (1.05, 1.08)</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798CF"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&lt;0.001</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6E1CF6"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1.05 (1.03, 1.07)</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59C216"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&lt;0.001</w:t>
            </w:r>
          </w:p>
        </w:tc>
      </w:tr>
      <w:tr w:rsidR="00B43C22" w:rsidRPr="00432360" w14:paraId="562305A2"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1E3ED1"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rPr>
                <w:rFonts w:eastAsia="DejaVu Sans"/>
                <w:b/>
                <w:color w:val="000000"/>
                <w:sz w:val="22"/>
                <w:szCs w:val="22"/>
                <w:lang w:val="en-GB"/>
              </w:rPr>
            </w:pPr>
            <w:r w:rsidRPr="00432360">
              <w:rPr>
                <w:rFonts w:eastAsia="DejaVu Sans"/>
                <w:b/>
                <w:color w:val="000000"/>
                <w:sz w:val="22"/>
                <w:szCs w:val="22"/>
                <w:lang w:val="en-GB"/>
              </w:rPr>
              <w:t>Revised Trauma Score (RTS)</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5C9A02"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0.94 (0.79, 1.15)</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D46DF"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0.512</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E4B481"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1.32 (1.03, 1.72)</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ED6406"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0.034</w:t>
            </w:r>
          </w:p>
        </w:tc>
      </w:tr>
      <w:tr w:rsidR="00B43C22" w:rsidRPr="00432360" w14:paraId="288CEF14"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9BEE52"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rPr>
                <w:rFonts w:eastAsia="DejaVu Sans"/>
                <w:b/>
                <w:color w:val="000000"/>
                <w:sz w:val="22"/>
                <w:szCs w:val="22"/>
                <w:lang w:val="en-GB"/>
              </w:rPr>
            </w:pPr>
            <w:r w:rsidRPr="00432360">
              <w:rPr>
                <w:rFonts w:eastAsia="DejaVu Sans"/>
                <w:b/>
                <w:color w:val="000000"/>
                <w:sz w:val="22"/>
                <w:szCs w:val="22"/>
                <w:lang w:val="en-GB"/>
              </w:rPr>
              <w:t>Intubation</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128ACB"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360C5"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8422F0"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CFB98"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r>
      <w:tr w:rsidR="00B43C22" w:rsidRPr="00432360" w14:paraId="58A5F674"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BCABA8"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Emergency department</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121A41" w14:textId="5D7D2DD3" w:rsidR="00B43C22" w:rsidRPr="00432360" w:rsidRDefault="00E6117A"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621BB"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8CEFD" w14:textId="2653F037" w:rsidR="00B43C22" w:rsidRPr="00432360" w:rsidRDefault="00E6117A"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B98166"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r>
      <w:tr w:rsidR="00B43C22" w:rsidRPr="00432360" w14:paraId="1101D26E"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EC9628"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Pre-hospital</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496A74" w14:textId="78465BCA" w:rsidR="00B43C22" w:rsidRPr="00432360" w:rsidRDefault="00A82068"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0.00</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85A999"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0.976</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C83B08" w14:textId="062CAEAC" w:rsidR="00B43C22" w:rsidRPr="00432360" w:rsidRDefault="00A82068"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0.00</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8D83B0"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0.976</w:t>
            </w:r>
          </w:p>
        </w:tc>
      </w:tr>
      <w:tr w:rsidR="00B43C22" w:rsidRPr="00432360" w14:paraId="6DCD9F13"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2711F"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None</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EA7DB7"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0.56 (0.37, 0.87)</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E5ABF3"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0.007</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025447"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1.37 (0.68, 2.76)</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8212E"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0.378</w:t>
            </w:r>
          </w:p>
        </w:tc>
      </w:tr>
      <w:tr w:rsidR="00B43C22" w:rsidRPr="00432360" w14:paraId="26C0B9D3"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5C930B"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rPr>
                <w:rFonts w:eastAsia="DejaVu Sans"/>
                <w:b/>
                <w:color w:val="000000"/>
                <w:sz w:val="22"/>
                <w:szCs w:val="22"/>
                <w:lang w:val="en-GB"/>
              </w:rPr>
            </w:pPr>
            <w:r w:rsidRPr="00432360">
              <w:rPr>
                <w:rFonts w:eastAsia="DejaVu Sans"/>
                <w:b/>
                <w:color w:val="000000"/>
                <w:sz w:val="22"/>
                <w:szCs w:val="22"/>
                <w:lang w:val="en-GB"/>
              </w:rPr>
              <w:lastRenderedPageBreak/>
              <w:t>Time to first CT (min)</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81B920"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1.00 (0.99, 1.01)</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A8004F"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0.991</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207798"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1.00 (0.98, 1.01)</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98D217"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0.443</w:t>
            </w:r>
          </w:p>
        </w:tc>
      </w:tr>
      <w:tr w:rsidR="00B43C22" w:rsidRPr="00432360" w14:paraId="0FE25E07"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A5A061"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rPr>
                <w:rFonts w:eastAsia="DejaVu Sans"/>
                <w:b/>
                <w:color w:val="000000"/>
                <w:sz w:val="22"/>
                <w:szCs w:val="22"/>
                <w:lang w:val="en-GB"/>
              </w:rPr>
            </w:pPr>
            <w:r w:rsidRPr="00432360">
              <w:rPr>
                <w:rFonts w:eastAsia="DejaVu Sans"/>
                <w:b/>
                <w:color w:val="000000"/>
                <w:sz w:val="22"/>
                <w:szCs w:val="22"/>
                <w:lang w:val="en-GB"/>
              </w:rPr>
              <w:t>Mechanical ventilation</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068314"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F67F0"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A33B93"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316AFD"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r>
      <w:tr w:rsidR="00B43C22" w:rsidRPr="00432360" w14:paraId="5D014CF2"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DFE98"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Performed</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CF512" w14:textId="7B35BE91" w:rsidR="00B43C22" w:rsidRPr="00432360" w:rsidRDefault="00A82068"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283F1"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C6435" w14:textId="57DCC8D2" w:rsidR="00B43C22" w:rsidRPr="00432360" w:rsidRDefault="00A82068"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9D0CD0"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r>
      <w:tr w:rsidR="00B43C22" w:rsidRPr="00432360" w14:paraId="3BC1BB07"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1C166"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Not performed</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952597"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0.39 (0.28, 0.56)</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D01341"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&lt;0.001</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7F9921"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0.56 (0.26, 1.22)</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224BC6"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0.148</w:t>
            </w:r>
          </w:p>
        </w:tc>
      </w:tr>
      <w:tr w:rsidR="00B43C22" w:rsidRPr="00432360" w14:paraId="276EBB68"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30DC0E"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rPr>
                <w:rFonts w:eastAsia="DejaVu Sans"/>
                <w:b/>
                <w:color w:val="000000"/>
                <w:sz w:val="22"/>
                <w:szCs w:val="22"/>
                <w:lang w:val="en-GB"/>
              </w:rPr>
            </w:pPr>
            <w:r w:rsidRPr="00432360">
              <w:rPr>
                <w:rFonts w:eastAsia="DejaVu Sans"/>
                <w:b/>
                <w:color w:val="000000"/>
                <w:sz w:val="22"/>
                <w:szCs w:val="22"/>
                <w:lang w:val="en-GB"/>
              </w:rPr>
              <w:t>On-call times</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6B6C3"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4E4117"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23D88F"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37D18B"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r>
      <w:tr w:rsidR="00B43C22" w:rsidRPr="00432360" w14:paraId="2E9B98A9"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184CA3"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Weekday</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40EA78" w14:textId="4C10FBC7" w:rsidR="00B43C22" w:rsidRPr="00432360" w:rsidRDefault="00A82068"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6FF4F5"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51C0B" w14:textId="4297D2D1" w:rsidR="00B43C22" w:rsidRPr="00432360" w:rsidRDefault="00A82068"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E19EF3"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r>
      <w:tr w:rsidR="00B43C22" w:rsidRPr="00432360" w14:paraId="653B6AF2"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C50B5"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On-call</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F0E3E7"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0.92 (0.66, 1.31)</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63FEF0"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0.652</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383E49"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1.00 (0.70, 1.45)</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BA7586"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0.987</w:t>
            </w:r>
          </w:p>
        </w:tc>
      </w:tr>
      <w:tr w:rsidR="00B43C22" w:rsidRPr="00432360" w14:paraId="716432CF"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2BAE1"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rPr>
                <w:rFonts w:eastAsia="DejaVu Sans"/>
                <w:b/>
                <w:color w:val="000000"/>
                <w:sz w:val="22"/>
                <w:szCs w:val="22"/>
                <w:lang w:val="en-GB"/>
              </w:rPr>
            </w:pPr>
            <w:r w:rsidRPr="00432360">
              <w:rPr>
                <w:rFonts w:eastAsia="DejaVu Sans"/>
                <w:b/>
                <w:color w:val="000000"/>
                <w:sz w:val="22"/>
                <w:szCs w:val="22"/>
                <w:lang w:val="en-GB"/>
              </w:rPr>
              <w:t>Hospital care level</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4811F8"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E634D5"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858BC5"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4FEDD8"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r>
      <w:tr w:rsidR="00B43C22" w:rsidRPr="00432360" w14:paraId="4B5D8177"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E2A02"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Emergency Department</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E5D7A" w14:textId="557F6761" w:rsidR="00B43C22" w:rsidRPr="00432360" w:rsidRDefault="00A82068"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74E77C"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E17BE8" w14:textId="13ADCAB5" w:rsidR="00B43C22" w:rsidRPr="00432360" w:rsidRDefault="00A82068"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5B306C"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p>
        </w:tc>
      </w:tr>
      <w:tr w:rsidR="00B43C22" w:rsidRPr="00432360" w14:paraId="5E493C45"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3C9117"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General Ward</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6F78B"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2.67 (1.17, 7.70)</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A387AE"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0.038</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99058A"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1.79 (0.76, 5.22)</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764532"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0.227</w:t>
            </w:r>
          </w:p>
        </w:tc>
      </w:tr>
      <w:tr w:rsidR="00B43C22" w:rsidRPr="00432360" w14:paraId="586FFD22"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9A0A3E"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Operating Theatre</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87CAEF"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5.86 (2.41, 17.52)</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810791"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&lt;0.001</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0C3039"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2.59 (1.01, 8.00)</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2DFC9"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0.065</w:t>
            </w:r>
          </w:p>
        </w:tc>
      </w:tr>
      <w:tr w:rsidR="00B43C22" w:rsidRPr="00432360" w14:paraId="0F588D40"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4ED665"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High Dependency Unit</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83C0BF"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8.00 (3.15, 24.51)</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865A58"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&lt;0.001</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44BEA7"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3.50 (1.30, 11.13)</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5300F5"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0.020</w:t>
            </w:r>
          </w:p>
        </w:tc>
      </w:tr>
      <w:tr w:rsidR="00B43C22" w:rsidRPr="00432360" w14:paraId="6D7CA5EC" w14:textId="77777777" w:rsidTr="00E6117A">
        <w:trPr>
          <w:jc w:val="center"/>
        </w:trPr>
        <w:tc>
          <w:tcPr>
            <w:tcW w:w="36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2F8659"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300" w:right="100"/>
              <w:rPr>
                <w:rFonts w:eastAsia="DejaVu Sans"/>
                <w:color w:val="000000"/>
                <w:sz w:val="22"/>
                <w:szCs w:val="22"/>
                <w:lang w:val="en-GB"/>
              </w:rPr>
            </w:pPr>
            <w:r w:rsidRPr="00432360">
              <w:rPr>
                <w:rFonts w:eastAsia="DejaVu Sans"/>
                <w:color w:val="000000"/>
                <w:sz w:val="22"/>
                <w:szCs w:val="22"/>
                <w:lang w:val="en-GB"/>
              </w:rPr>
              <w:t>Critical Care Unit</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41E3B7"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7.36 (3.20, 21.31)</w:t>
            </w:r>
          </w:p>
        </w:tc>
        <w:tc>
          <w:tcPr>
            <w:tcW w:w="13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C9C616"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&lt;0.001</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C11554"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1.76 (0.59, 6.00)</w:t>
            </w:r>
          </w:p>
        </w:tc>
        <w:tc>
          <w:tcPr>
            <w:tcW w:w="9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5C2177"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0.331</w:t>
            </w:r>
          </w:p>
        </w:tc>
      </w:tr>
      <w:tr w:rsidR="00B43C22" w:rsidRPr="00432360" w14:paraId="7985C935" w14:textId="77777777" w:rsidTr="00E6117A">
        <w:trPr>
          <w:jc w:val="center"/>
        </w:trPr>
        <w:tc>
          <w:tcPr>
            <w:tcW w:w="365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F64AD0"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rPr>
                <w:rFonts w:eastAsia="DejaVu Sans"/>
                <w:b/>
                <w:color w:val="000000"/>
                <w:sz w:val="22"/>
                <w:szCs w:val="22"/>
                <w:lang w:val="en-GB"/>
              </w:rPr>
            </w:pPr>
            <w:r w:rsidRPr="00432360">
              <w:rPr>
                <w:rFonts w:eastAsia="DejaVu Sans"/>
                <w:b/>
                <w:color w:val="000000"/>
                <w:sz w:val="22"/>
                <w:szCs w:val="22"/>
                <w:lang w:val="en-GB"/>
              </w:rPr>
              <w:t>Hospital length of stay (days)</w:t>
            </w:r>
          </w:p>
        </w:tc>
        <w:tc>
          <w:tcPr>
            <w:tcW w:w="240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0A105F9"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1.04 (1.03, 1.06)</w:t>
            </w:r>
          </w:p>
        </w:tc>
        <w:tc>
          <w:tcPr>
            <w:tcW w:w="133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C6EF752"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&lt;0.001</w:t>
            </w:r>
          </w:p>
        </w:tc>
        <w:tc>
          <w:tcPr>
            <w:tcW w:w="240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8130B23"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1.02 (1.00, 1.04)</w:t>
            </w:r>
          </w:p>
        </w:tc>
        <w:tc>
          <w:tcPr>
            <w:tcW w:w="97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D9F0B6B" w14:textId="77777777"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jc w:val="center"/>
              <w:rPr>
                <w:rFonts w:eastAsia="DejaVu Sans"/>
                <w:color w:val="000000"/>
                <w:sz w:val="22"/>
                <w:szCs w:val="22"/>
                <w:lang w:val="en-GB"/>
              </w:rPr>
            </w:pPr>
            <w:r w:rsidRPr="00432360">
              <w:rPr>
                <w:rFonts w:eastAsia="DejaVu Sans"/>
                <w:color w:val="000000"/>
                <w:sz w:val="22"/>
                <w:szCs w:val="22"/>
                <w:lang w:val="en-GB"/>
              </w:rPr>
              <w:t>0.022</w:t>
            </w:r>
          </w:p>
        </w:tc>
      </w:tr>
      <w:tr w:rsidR="00B43C22" w:rsidRPr="008B3E55" w14:paraId="306EE09A" w14:textId="77777777" w:rsidTr="00E6117A">
        <w:trPr>
          <w:jc w:val="center"/>
        </w:trPr>
        <w:tc>
          <w:tcPr>
            <w:tcW w:w="10773"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C84DF15" w14:textId="5CE67758" w:rsidR="00B43C22" w:rsidRPr="00432360" w:rsidRDefault="00B43C22" w:rsidP="00B17858">
            <w:pPr>
              <w:pBdr>
                <w:top w:val="none" w:sz="0" w:space="0" w:color="000000"/>
                <w:left w:val="none" w:sz="0" w:space="0" w:color="000000"/>
                <w:bottom w:val="none" w:sz="0" w:space="0" w:color="000000"/>
                <w:right w:val="none" w:sz="0" w:space="0" w:color="000000"/>
              </w:pBdr>
              <w:spacing w:before="100" w:after="100"/>
              <w:ind w:left="100" w:right="100"/>
              <w:rPr>
                <w:rFonts w:eastAsia="DejaVu Sans"/>
                <w:color w:val="000000"/>
                <w:sz w:val="22"/>
                <w:szCs w:val="22"/>
                <w:lang w:val="en-GB"/>
              </w:rPr>
            </w:pPr>
            <w:r w:rsidRPr="00432360">
              <w:rPr>
                <w:rFonts w:eastAsia="DejaVu Sans"/>
                <w:color w:val="000000"/>
                <w:sz w:val="22"/>
                <w:szCs w:val="22"/>
                <w:lang w:val="en-GB"/>
              </w:rPr>
              <w:t>Abbreviation</w:t>
            </w:r>
            <w:r w:rsidR="00225407" w:rsidRPr="00432360">
              <w:rPr>
                <w:rFonts w:eastAsia="DejaVu Sans"/>
                <w:color w:val="000000"/>
                <w:sz w:val="22"/>
                <w:szCs w:val="22"/>
                <w:lang w:val="en-GB"/>
              </w:rPr>
              <w:t>s</w:t>
            </w:r>
            <w:r w:rsidRPr="00432360">
              <w:rPr>
                <w:rFonts w:eastAsia="DejaVu Sans"/>
                <w:color w:val="000000"/>
                <w:sz w:val="22"/>
                <w:szCs w:val="22"/>
                <w:lang w:val="en-GB"/>
              </w:rPr>
              <w:t>:</w:t>
            </w:r>
            <w:r w:rsidR="00A352EE" w:rsidRPr="00432360">
              <w:rPr>
                <w:rFonts w:eastAsia="DejaVu Sans"/>
                <w:color w:val="000000"/>
                <w:sz w:val="22"/>
                <w:szCs w:val="22"/>
                <w:lang w:val="en-GB"/>
              </w:rPr>
              <w:t xml:space="preserve"> OR = Odds Ratio,</w:t>
            </w:r>
            <w:r w:rsidRPr="00432360">
              <w:rPr>
                <w:rFonts w:eastAsia="DejaVu Sans"/>
                <w:color w:val="000000"/>
                <w:sz w:val="22"/>
                <w:szCs w:val="22"/>
                <w:lang w:val="en-GB"/>
              </w:rPr>
              <w:t xml:space="preserve"> CI = Confidence Interval</w:t>
            </w:r>
          </w:p>
        </w:tc>
      </w:tr>
    </w:tbl>
    <w:p w14:paraId="2CB44CC8" w14:textId="1BD80B79" w:rsidR="005227D4" w:rsidRPr="00432360" w:rsidRDefault="00430137" w:rsidP="003331F7">
      <w:pPr>
        <w:pStyle w:val="Heading2"/>
        <w:rPr>
          <w:lang w:val="en-GB"/>
        </w:rPr>
      </w:pPr>
      <w:commentRangeStart w:id="71"/>
      <w:commentRangeStart w:id="72"/>
      <w:r w:rsidRPr="00432360">
        <w:rPr>
          <w:lang w:val="en-GB"/>
        </w:rPr>
        <w:t>Other analyses</w:t>
      </w:r>
      <w:commentRangeEnd w:id="71"/>
      <w:r w:rsidR="002B5BA5" w:rsidRPr="00432360">
        <w:rPr>
          <w:rStyle w:val="CommentReference"/>
          <w:rFonts w:eastAsiaTheme="minorHAnsi" w:cs="Times New Roman"/>
          <w:b w:val="0"/>
          <w:bCs w:val="0"/>
          <w:lang w:val="en-GB"/>
        </w:rPr>
        <w:commentReference w:id="71"/>
      </w:r>
      <w:commentRangeEnd w:id="72"/>
      <w:r w:rsidR="00E7480D" w:rsidRPr="00432360">
        <w:rPr>
          <w:rStyle w:val="CommentReference"/>
          <w:rFonts w:eastAsiaTheme="minorHAnsi" w:cs="Times New Roman"/>
          <w:b w:val="0"/>
          <w:bCs w:val="0"/>
          <w:lang w:val="en-GB"/>
        </w:rPr>
        <w:commentReference w:id="72"/>
      </w:r>
    </w:p>
    <w:p w14:paraId="203E1004" w14:textId="5CD1D382" w:rsidR="005227D4" w:rsidRPr="00432360" w:rsidRDefault="00936DAF" w:rsidP="005227D4">
      <w:pPr>
        <w:pStyle w:val="Heading1"/>
        <w:jc w:val="both"/>
        <w:rPr>
          <w:lang w:val="en-GB"/>
        </w:rPr>
      </w:pPr>
      <w:commentRangeStart w:id="73"/>
      <w:r w:rsidRPr="00432360">
        <w:rPr>
          <w:lang w:val="en-GB"/>
        </w:rPr>
        <w:t>Discussion</w:t>
      </w:r>
      <w:commentRangeEnd w:id="73"/>
      <w:r w:rsidR="00704986">
        <w:rPr>
          <w:rStyle w:val="CommentReference"/>
          <w:rFonts w:eastAsiaTheme="minorHAnsi" w:cs="Times New Roman"/>
          <w:b w:val="0"/>
          <w:bCs w:val="0"/>
        </w:rPr>
        <w:commentReference w:id="73"/>
      </w:r>
    </w:p>
    <w:p w14:paraId="4FA1D885" w14:textId="2A519475" w:rsidR="00282C93" w:rsidRPr="00432360" w:rsidRDefault="00282C93" w:rsidP="00282C93">
      <w:pPr>
        <w:pStyle w:val="Heading2"/>
        <w:rPr>
          <w:lang w:val="en-GB"/>
        </w:rPr>
      </w:pPr>
      <w:r w:rsidRPr="00432360">
        <w:rPr>
          <w:lang w:val="en-GB"/>
        </w:rPr>
        <w:t>Key results</w:t>
      </w:r>
    </w:p>
    <w:p w14:paraId="16C2A9E4" w14:textId="43EFAD22" w:rsidR="005227D4" w:rsidRPr="00432360" w:rsidRDefault="005227D4" w:rsidP="005227D4">
      <w:pPr>
        <w:spacing w:line="360" w:lineRule="auto"/>
        <w:rPr>
          <w:lang w:val="en-GB"/>
        </w:rPr>
      </w:pPr>
      <w:r w:rsidRPr="00432360">
        <w:rPr>
          <w:lang w:val="en-GB"/>
        </w:rPr>
        <w:t>In this registry-based cohort of adult TBI</w:t>
      </w:r>
      <w:r w:rsidR="00EB5478" w:rsidRPr="00432360">
        <w:rPr>
          <w:lang w:val="en-GB"/>
        </w:rPr>
        <w:t xml:space="preserve"> patients</w:t>
      </w:r>
      <w:r w:rsidRPr="00432360">
        <w:rPr>
          <w:lang w:val="en-GB"/>
        </w:rPr>
        <w:t xml:space="preserve">, OFIs were identified in a minority of the cases. Still, they tended to concentrate </w:t>
      </w:r>
      <w:r w:rsidR="00EB5478" w:rsidRPr="00432360">
        <w:rPr>
          <w:lang w:val="en-GB"/>
        </w:rPr>
        <w:t>on</w:t>
      </w:r>
      <w:r w:rsidRPr="00432360">
        <w:rPr>
          <w:lang w:val="en-GB"/>
        </w:rPr>
        <w:t xml:space="preserve"> a select patient- and process-related factors. In the complete case analysis sample, OFIs were present in 7.7 % of patients, a proportion comparable to previous </w:t>
      </w:r>
      <w:r w:rsidR="00EB5478" w:rsidRPr="00432360">
        <w:rPr>
          <w:lang w:val="en-GB"/>
        </w:rPr>
        <w:t xml:space="preserve">trauma </w:t>
      </w:r>
      <w:r w:rsidRPr="00432360">
        <w:rPr>
          <w:lang w:val="en-GB"/>
        </w:rPr>
        <w:t>cohorts</w:t>
      </w:r>
      <w:r w:rsidR="00922C6D" w:rsidRPr="00432360">
        <w:rPr>
          <w:lang w:val="en-GB"/>
        </w:rPr>
        <w:t xml:space="preserve"> </w:t>
      </w:r>
      <w:r w:rsidR="00922C6D" w:rsidRPr="00432360">
        <w:rPr>
          <w:lang w:val="en-GB"/>
        </w:rPr>
        <w:fldChar w:fldCharType="begin"/>
      </w:r>
      <w:r w:rsidR="00922C6D" w:rsidRPr="00432360">
        <w:rPr>
          <w:lang w:val="en-GB"/>
        </w:rPr>
        <w:instrText xml:space="preserve"> ADDIN ZOTERO_ITEM CSL_CITATION {"citationID":"ou2usCvO","properties":{"formattedCitation":"(1,24,31,32)","plainCitation":"(1,24,31,32)","noteIndex":0},"citationItems":[{"id":1,"uris":["http://zotero.org/users/local/rmsRq3K8/items/EQAR7SSN"],"itemData":{"id":1,"type":"article-journal","abstract":"Background\nTrauma is a leading cause of mortality and morbidity worldwide. Identifying Opportunities for Improvement (OFI) and corresponding corrective actions is a cornerstone in trauma quality improvement programs. Many patients with severe trauma are admitted to the intensive care unit (ICU), but little is known about OFI in this cohort. The aim of this study was to characterize OFI in adult trauma patients admitted to the ICU and assess how patient and process factors are associated with OFI in these patients.\nMethods\nA registry-based study of adult trauma patients admitted to the ICU between 2013 and 2023 at the Karolinska University Hospital in Solna, Sweden, who were reviewed regarding the presence of OFI. We used logistic regression to determine unadjusted and adjusted associations between patient and process factors and OFI.\nResults\nA total of 1449 patients were included, out of which OFI were identified in 143 (9.9 %) patients. The Revised Trauma Score (OR 1.25; 95 % CI 1.12, 1.40; p &lt; 0.001) and survival 30 days after injury (OR 1.85; 95 % CI 1.03, 3.51; p = 0.048) were significantly associated with OFI.\nConclusion\nThe care of patients who are physiologically more stable on admission to the ICU is more likely to be associated with OFI. This association is particularly pronounced in patients who ultimately die. These patients are a potential target group for a focused retrospective review process, aiming to identify interventions to improve the quality of their care.","container-title":"Journal of Critical Care","DOI":"10.1016/j.jcrc.2025.155165","ISSN":"0883-9441","journalAbbreviation":"Journal of Critical Care","page":"155165","source":"ScienceDirect","title":"Opportunities for improvement in adult trauma patients admitted to the intensive care unit: A registry-based cohort study","title-short":"Opportunities for improvement in adult trauma patients admitted to the intensive care unit","volume":"89","author":[{"family":"Cao","given":"Elin Sun"},{"family":"Attergrim","given":"Jonatan"},{"family":"Szolnoky","given":"Kelvin"},{"family":"Larsson","given":"Emma"},{"family":"Wärnberg","given":"Martin Gerdin"}],"issued":{"date-parts":[["2025",10,1]]}}},{"id":53,"uris":["http://zotero.org/users/local/rmsRq3K8/items/A5HNF92W"],"itemData":{"id":53,"type":"article-journal","abstract":"INTRODUCTION: Trauma is a leading cause of death in individuals aged 45 and younger, contributing significantly to the global disease burden. Local trauma quality improvement programs have been implemented to improve clinical practice and patient outcomes. Multidisciplinary peer reviews, included in quality improvement programs, aim to identify opportunities for improvement in trauma patient care and implement corrective measures. This study assesses the incidence and trends of these opportunities across clinically important trauma cohorts.\nMETHODS: We conducted a retrospective cohort study using data from the trauma registry at Karolinska University Hospital in Solna, Sweden, between 2017 and 2022. Patients screened for opportunities for improvement were categorized into common trauma cohorts. Logistic regression was used to analyze trends in the occurrence of opportunities for improvement over the years in each cohort. The relationship between opportunities for improvement and trauma cohorts was also assessed.\nRESULTS: Out of 7192 patients included, 404 (6%) had at least one opportunity for improvement. A statistically significant decrease in opportunities for improvement per year was observed overall (OR 0.90; 95% CI 0.84 to 0.95). Significant decreases were identified in patients with blunt multisystem trauma without traumatic brain injury (TBI) (OR 0.82; 95% CI 0.72 to 0.93), isolated severe TBI (OR 0.61; 95% CI 0.41 to 0.91), and severe penetrating injuries (OR 0.68; 95% CI 0.50 to 0.92). The blunt multisystem with TBI cohort showed a non-significant increase. After adjusting for Injury Severity Score, only the blunt multisystem without TBI cohort remained significantly associated with opportunities for improvement (OR 1.69; 95% CI 1.24 to 2.31).\nCONCLUSION: The incidence of opportunities for improvement in trauma care showed a significant decrease, indicating that the current trauma quality improvement program at Karolinska University Hospital may be effective in reducing opportunities for improvement. Patients with blunt multisystem trauma without TBI were at higher risk for opportunities for improvement compared with other trauma cohorts.\nLEVEL OF EVIDENCE: Level IV: retrospective study with up to three negative criteria.","container-title":"Trauma Surgery &amp; Acute Care Open","DOI":"10.1136/tsaco-2024-001676","ISSN":"2397-5776","issue":"2","journalAbbreviation":"Trauma Surg Acute Care Open","language":"eng","note":"PMID: 40406234\nPMCID: PMC12096987","page":"e001676","source":"PubMed","title":"Incidence of opportunities for improvement in trauma patient care: a retrospective registry-based study","title-short":"Incidence of opportunities for improvement in trauma patient care","volume":"10","author":[{"family":"Szolnoky","given":"Kelvin"},{"family":"Joneborg","given":"Elias"},{"family":"Attergrim","given":"Jonatan"},{"family":"Albaaj","given":"Hussein"},{"family":"Strömmer","given":"Lovisa"},{"family":"Brattström","given":"Olof"},{"family":"Jacobsson","given":"Martin"},{"family":"Wärnberg","given":"Martin Gerdin"}],"issued":{"date-parts":[["2025"]]}}},{"id":141,"uris":["http://zotero.org/users/local/rmsRq3K8/items/LI53J62N"],"itemData":{"id":141,"type":"article-journal","abstract":"OBJECTIVE: To develop models to predict opportunities for improvement in trauma care and compare the performance of these models to the currently used audit filters.\nDESIGN: Retrospective registry-based study.\nSETTING: Single-centre, Scandinavian level one equivalent trauma centre.\nPARTICIPANTS: 8220 adult trauma patients screened for opportunities for improvement between 2013 and 2022.\nPRIMARY AND SECONDARY OUTCOME MEASURES: Two machine learning models (logistic regression and XGBoost) and the currently used audit filters were compared. Internal validation by an expanding window approach with annual updates was used for model evaluation. Performance measured by discrimination, calibration, sensitivity and false positive rate of opportunities for improvement prediction.\nRESULTS: A total of 8220 patients, with a mean age of 45 years, were analysed; 69% were men with a mean injury severity score of 12. Opportunities for improvement were identified in 496 (6%) patients. Both the logistic regression and XGBoost models were well-calibrated, with intercalibration indices of 0.02 and 0.02, respectively. The models demonstrated higher areas under the receiver operating characteristic curve (AUCs) (logistic regression: 0.71; XGBoost: 0.74). The XGBoost model had a lower false positive rate at a similar sensitivity (false positive rate: 0.63). The audit filters had an AUC of 0.62 and a false positive rate of 0.67.\nCONCLUSIONS: The logistic regression and XGBoost models outperformed audit filters in predicting opportunities for improvement among adult trauma patients and can potentially be used to improve systems for selecting patients for trauma peer review.","container-title":"BMJ open","DOI":"10.1136/bmjopen-2025-099624","ISSN":"2044-6055","issue":"6","journalAbbreviation":"BMJ Open","language":"eng","note":"PMID: 40480673\nPMCID: PMC12161345","page":"e099624","source":"PubMed","title":"Predicting opportunities for improvement in trauma care using machine learning: a retrospective registry-based study at a major trauma centre","title-short":"Predicting opportunities for improvement in trauma care using machine learning","volume":"15","author":[{"family":"Attergrim","given":"Jonatan"},{"family":"Szolnoky","given":"Kelvin"},{"family":"Strömmer","given":"Lovisa"},{"family":"Brattström","given":"Olof"},{"family":"Wihlke","given":"Gunilla"},{"family":"Jacobsson","given":"Martin"},{"family":"Gerdin Wärnberg","given":"Martin"}],"issued":{"date-parts":[["2025",6,6]]}}},{"id":55,"uris":["http://zotero.org/users/local/rmsRq3K8/items/4LIQUGAF"],"itemData":{"id":55,"type":"article-journal","abstract":"BACKGROUND: Trauma is one of the leading causes of morbidity and mortality worldwide. Morbidity and mortality review of selected patient cases is used to improve the quality of trauma care by identifying opportunities for improvement (OFI). The aim of this study was to assess how patient and process factors are associated with OFI in trauma care.\nMETHODS: We conducted a registry-based study using all patients between 2017 and 2021 from the Karolinska University Hospital who had been reviewed regarding the presence of OFI as defined by a morbidity and mortality conference. We used bi- and multivariable logistic regression to assess the associations between the following patient and process factors and OFI: age, sex, respiratory rate, systolic blood pressure, Glasgow Coma Scale (GCS), Injury Severity Score (ISS), survival at 30 days, highest hospital care level, arrival on working hours, arrival on weekends, intubation status and time to first computed tomography (CT).\nRESULTS: OFI was identified in 300 (5.8%) out of 5182 patients. Age, missing Glasgow Coma Scale, time to first CT, highest hospital care level and ISS were statistically significantly associated with OFI.\nCONCLUSION: Several patient and process factors were found to be associated with OFI, indicating that patients with moderate to severe trauma and those with delays to first CT are at the highest odds of OFI.","container-title":"Scandinavian Journal of Trauma, Resuscitation and Emergency Medicine","DOI":"10.1186/s13049-023-01157-y","ISSN":"1757-7241","issue":"1","journalAbbreviation":"Scand J Trauma Resusc Emerg Med","language":"eng","note":"PMID: 38012791\nPMCID: PMC10680227","page":"87","source":"PubMed","title":"Patient and process factors associated with opportunities for improvement in trauma care: a registry-based study","title-short":"Patient and process factors associated with opportunities for improvement in trauma care","volume":"31","author":[{"family":"Albaaj","given":"Hussein"},{"family":"Attergrim","given":"Jonatan"},{"family":"Strömmer","given":"Lovisa"},{"family":"Brattström","given":"Olof"},{"family":"Jacobsson","given":"Martin"},{"family":"Wihlke","given":"Gunilla"},{"family":"Västerbo","given":"Liselott"},{"family":"Joneborg","given":"Elias"},{"family":"Gerdin Wärnberg","given":"Martin"}],"issued":{"date-parts":[["2023",11,27]]}}}],"schema":"https://github.com/citation-style-language/schema/raw/master/csl-citation.json"} </w:instrText>
      </w:r>
      <w:r w:rsidR="00922C6D" w:rsidRPr="00432360">
        <w:rPr>
          <w:lang w:val="en-GB"/>
        </w:rPr>
        <w:fldChar w:fldCharType="separate"/>
      </w:r>
      <w:r w:rsidR="00922C6D" w:rsidRPr="00432360">
        <w:rPr>
          <w:noProof/>
          <w:lang w:val="en-GB"/>
        </w:rPr>
        <w:t>(1,24,31,32)</w:t>
      </w:r>
      <w:r w:rsidR="00922C6D" w:rsidRPr="00432360">
        <w:rPr>
          <w:lang w:val="en-GB"/>
        </w:rPr>
        <w:fldChar w:fldCharType="end"/>
      </w:r>
      <w:r w:rsidR="00922C6D" w:rsidRPr="00432360">
        <w:rPr>
          <w:lang w:val="en-GB"/>
        </w:rPr>
        <w:t xml:space="preserve">. </w:t>
      </w:r>
      <w:r w:rsidRPr="00432360">
        <w:rPr>
          <w:lang w:val="en-GB"/>
        </w:rPr>
        <w:t>Moreover, higher anatomical injury burden, as reflected by ISS, more stable physiology</w:t>
      </w:r>
      <w:r w:rsidR="00922C6D" w:rsidRPr="00432360">
        <w:rPr>
          <w:lang w:val="en-GB"/>
        </w:rPr>
        <w:t>,</w:t>
      </w:r>
      <w:r w:rsidRPr="00432360">
        <w:rPr>
          <w:lang w:val="en-GB"/>
        </w:rPr>
        <w:t xml:space="preserve"> as indicated by higher RTS, admission to a high-dependency unit, and longer hospital length of stay</w:t>
      </w:r>
      <w:r w:rsidR="00922C6D" w:rsidRPr="00432360">
        <w:rPr>
          <w:lang w:val="en-GB"/>
        </w:rPr>
        <w:t>,</w:t>
      </w:r>
      <w:r w:rsidRPr="00432360">
        <w:rPr>
          <w:lang w:val="en-GB"/>
        </w:rPr>
        <w:t xml:space="preserve"> were all independently associated with increased odds of an OFI. By contrast, age, sex, ASA class, mechanism of injury, intubation status, mechanical ventilation and time to CT </w:t>
      </w:r>
      <w:r w:rsidR="00EB5478" w:rsidRPr="00432360">
        <w:rPr>
          <w:lang w:val="en-GB"/>
        </w:rPr>
        <w:t>showed no independent associations</w:t>
      </w:r>
      <w:r w:rsidRPr="00432360">
        <w:rPr>
          <w:lang w:val="en-GB"/>
        </w:rPr>
        <w:t>. Taken together, these results suggest that OFI in TBI management</w:t>
      </w:r>
      <w:r w:rsidR="00EB5478" w:rsidRPr="00432360">
        <w:rPr>
          <w:lang w:val="en-GB"/>
        </w:rPr>
        <w:t xml:space="preserve"> arise predominantly </w:t>
      </w:r>
      <w:r w:rsidRPr="00432360">
        <w:rPr>
          <w:lang w:val="en-GB"/>
        </w:rPr>
        <w:t xml:space="preserve">in </w:t>
      </w:r>
      <w:r w:rsidRPr="00432360">
        <w:rPr>
          <w:lang w:val="en-GB"/>
        </w:rPr>
        <w:lastRenderedPageBreak/>
        <w:t>patients with substantial injury burden, relatively stable physiological status at presentation, and more complex in-hospital trajectories.</w:t>
      </w:r>
    </w:p>
    <w:p w14:paraId="0A9197F9" w14:textId="3F9FF8CB" w:rsidR="00327288" w:rsidRPr="00432360" w:rsidRDefault="00EB5478" w:rsidP="00807A16">
      <w:pPr>
        <w:spacing w:line="360" w:lineRule="auto"/>
        <w:jc w:val="both"/>
        <w:rPr>
          <w:lang w:val="en-GB"/>
        </w:rPr>
      </w:pPr>
      <w:r w:rsidRPr="00432360">
        <w:rPr>
          <w:lang w:val="en-GB"/>
        </w:rPr>
        <w:t>The association between higher ISS and increased OFI reflects patterns seen in multiple international trauma systems</w:t>
      </w:r>
      <w:r w:rsidR="0059360E" w:rsidRPr="00432360">
        <w:rPr>
          <w:lang w:val="en-GB"/>
        </w:rPr>
        <w:t>. Beyond the</w:t>
      </w:r>
      <w:r w:rsidR="00BC3F49" w:rsidRPr="00432360">
        <w:rPr>
          <w:lang w:val="en-GB"/>
        </w:rPr>
        <w:t xml:space="preserve"> study by </w:t>
      </w:r>
      <w:proofErr w:type="spellStart"/>
      <w:r w:rsidR="00BC3F49" w:rsidRPr="00432360">
        <w:rPr>
          <w:lang w:val="en-GB"/>
        </w:rPr>
        <w:t>Albaaj</w:t>
      </w:r>
      <w:proofErr w:type="spellEnd"/>
      <w:r w:rsidR="00BC3F49" w:rsidRPr="00432360">
        <w:rPr>
          <w:lang w:val="en-GB"/>
        </w:rPr>
        <w:t xml:space="preserve"> </w:t>
      </w:r>
      <w:r w:rsidR="00BC3F49" w:rsidRPr="00432360">
        <w:rPr>
          <w:i/>
          <w:iCs/>
          <w:lang w:val="en-GB"/>
        </w:rPr>
        <w:t>et al.</w:t>
      </w:r>
      <w:r w:rsidR="00BC3F49" w:rsidRPr="00432360">
        <w:rPr>
          <w:lang w:val="en-GB"/>
        </w:rPr>
        <w:t xml:space="preserve">, Gruen </w:t>
      </w:r>
      <w:r w:rsidR="00BC3F49" w:rsidRPr="00432360">
        <w:rPr>
          <w:i/>
          <w:iCs/>
          <w:lang w:val="en-GB"/>
        </w:rPr>
        <w:t xml:space="preserve">et al. </w:t>
      </w:r>
      <w:r w:rsidR="00BC3F49" w:rsidRPr="00432360">
        <w:rPr>
          <w:lang w:val="en-GB"/>
        </w:rPr>
        <w:t xml:space="preserve">illustrated that in preventable deaths </w:t>
      </w:r>
      <w:r w:rsidRPr="00432360">
        <w:rPr>
          <w:lang w:val="en-GB"/>
        </w:rPr>
        <w:t xml:space="preserve">in mature trauma systems, </w:t>
      </w:r>
      <w:r w:rsidR="00BC3F49" w:rsidRPr="00432360">
        <w:rPr>
          <w:lang w:val="en-GB"/>
        </w:rPr>
        <w:t xml:space="preserve">often arose among severely injured patients, where airway delays, missed bleeding, and unrecognised associated injuries </w:t>
      </w:r>
      <w:r w:rsidR="008B7E80" w:rsidRPr="00432360">
        <w:rPr>
          <w:lang w:val="en-GB"/>
        </w:rPr>
        <w:t>were key contributors</w:t>
      </w:r>
      <w:r w:rsidR="00BC3F49" w:rsidRPr="00432360">
        <w:rPr>
          <w:lang w:val="en-GB"/>
        </w:rPr>
        <w:t xml:space="preserve"> </w:t>
      </w:r>
      <w:r w:rsidR="00BC3F49" w:rsidRPr="00432360">
        <w:rPr>
          <w:lang w:val="en-GB"/>
        </w:rPr>
        <w:fldChar w:fldCharType="begin"/>
      </w:r>
      <w:r w:rsidR="00922C6D" w:rsidRPr="00432360">
        <w:rPr>
          <w:lang w:val="en-GB"/>
        </w:rPr>
        <w:instrText xml:space="preserve"> ADDIN ZOTERO_ITEM CSL_CITATION {"citationID":"nOREcoR4","properties":{"formattedCitation":"(20,32)","plainCitation":"(20,32)","noteIndex":0},"citationItems":[{"id":55,"uris":["http://zotero.org/users/local/rmsRq3K8/items/4LIQUGAF"],"itemData":{"id":55,"type":"article-journal","abstract":"BACKGROUND: Trauma is one of the leading causes of morbidity and mortality worldwide. Morbidity and mortality review of selected patient cases is used to improve the quality of trauma care by identifying opportunities for improvement (OFI). The aim of this study was to assess how patient and process factors are associated with OFI in trauma care.\nMETHODS: We conducted a registry-based study using all patients between 2017 and 2021 from the Karolinska University Hospital who had been reviewed regarding the presence of OFI as defined by a morbidity and mortality conference. We used bi- and multivariable logistic regression to assess the associations between the following patient and process factors and OFI: age, sex, respiratory rate, systolic blood pressure, Glasgow Coma Scale (GCS), Injury Severity Score (ISS), survival at 30 days, highest hospital care level, arrival on working hours, arrival on weekends, intubation status and time to first computed tomography (CT).\nRESULTS: OFI was identified in 300 (5.8%) out of 5182 patients. Age, missing Glasgow Coma Scale, time to first CT, highest hospital care level and ISS were statistically significantly associated with OFI.\nCONCLUSION: Several patient and process factors were found to be associated with OFI, indicating that patients with moderate to severe trauma and those with delays to first CT are at the highest odds of OFI.","container-title":"Scandinavian Journal of Trauma, Resuscitation and Emergency Medicine","DOI":"10.1186/s13049-023-01157-y","ISSN":"1757-7241","issue":"1","journalAbbreviation":"Scand J Trauma Resusc Emerg Med","language":"eng","note":"PMID: 38012791\nPMCID: PMC10680227","page":"87","source":"PubMed","title":"Patient and process factors associated with opportunities for improvement in trauma care: a registry-based study","title-short":"Patient and process factors associated with opportunities for improvement in trauma care","volume":"31","author":[{"family":"Albaaj","given":"Hussein"},{"family":"Attergrim","given":"Jonatan"},{"family":"Strömmer","given":"Lovisa"},{"family":"Brattström","given":"Olof"},{"family":"Jacobsson","given":"Martin"},{"family":"Wihlke","given":"Gunilla"},{"family":"Västerbo","given":"Liselott"},{"family":"Joneborg","given":"Elias"},{"family":"Gerdin Wärnberg","given":"Martin"}],"issued":{"date-parts":[["2023",11,27]]}}},{"id":45,"uris":["http://zotero.org/users/local/rmsRq3K8/items/N4XJWWA6"],"itemData":{"id":45,"type":"article-journal","abstract":"OBJECTIVE: To identify patterns of errors contributing to inpatient trauma deaths.\nMETHODS: All inpatient trauma deaths at a high-volume level I trauma center from 1996 to 2004 inclusive were audited. Data were collected with daily trauma registry chart abstraction, weekly morbidity and mortality reports, hospital quality assurance reports, and annual trauma registry analyses of risk of death using TRISS and HARM methodology. Deaths that met criteria for low to medium probability of mortality or those with quality of care concerns were analyzed for errors and then subjected to 3-stage peer review at weekly departmental, monthly hospital, and annual regional forums. Patterns of errors were constructed from the compiled longitudinal data.\nRESULTS: In 9 years, there were 44,401 trauma patient admissions and 2,594 deaths (5.8%), of which 601 met low to medium mortality risks. Sixty-four patients (0.14% admissions, 2.47% deaths) had recognized errors in care that contributed to their death. Important error patterns included: failure to successfully intubate, secure or protect an airway (16%), delayed operative or angiographic control of acute abdominal/pelvic hemorrhage (16%), delayed intervention for ongoing intrathoracic hemorrhage (9%), inadequate DVT or gastrointestinal prophylaxis (9%), lengthy initial operative procedures rather than damage control surgery in unstable patients (8%), over-resuscitation with fluids (5%), and complications of feeding tubes (5%). Resulting data-directed institutional and regional trauma system policy changes have demonstrably reduced the incidence of associated error-related deaths.\nCONCLUSIONS: Preventable deaths will occur even in mature trauma systems. This review has identified error patterns that are likely common in all trauma systems, and for which policy interventions can be effectively targeted.","container-title":"Annals of Surgery","DOI":"10.1097/01.sla.0000234655.83517.56","ISSN":"0003-4932","issue":"3","journalAbbreviation":"Ann Surg","language":"eng","note":"PMID: 16926563\nPMCID: PMC1856538","page":"371-380","source":"PubMed","title":"Patterns of errors contributing to trauma mortality: lessons learned from 2,594 deaths","title-short":"Patterns of errors contributing to trauma mortality","volume":"244","author":[{"family":"Gruen","given":"Russell L."},{"family":"Jurkovich","given":"Gregory J."},{"family":"McIntyre","given":"Lisa K."},{"family":"Foy","given":"Hugh M."},{"family":"Maier","given":"Ronald V."}],"issued":{"date-parts":[["2006",9]]}}}],"schema":"https://github.com/citation-style-language/schema/raw/master/csl-citation.json"} </w:instrText>
      </w:r>
      <w:r w:rsidR="00BC3F49" w:rsidRPr="00432360">
        <w:rPr>
          <w:lang w:val="en-GB"/>
        </w:rPr>
        <w:fldChar w:fldCharType="separate"/>
      </w:r>
      <w:r w:rsidR="00922C6D" w:rsidRPr="00432360">
        <w:rPr>
          <w:noProof/>
          <w:lang w:val="en-GB"/>
        </w:rPr>
        <w:t>(20,32)</w:t>
      </w:r>
      <w:r w:rsidR="00BC3F49" w:rsidRPr="00432360">
        <w:rPr>
          <w:lang w:val="en-GB"/>
        </w:rPr>
        <w:fldChar w:fldCharType="end"/>
      </w:r>
      <w:r w:rsidR="00BC3F49" w:rsidRPr="00432360">
        <w:rPr>
          <w:lang w:val="en-GB"/>
        </w:rPr>
        <w:t>.</w:t>
      </w:r>
      <w:r w:rsidR="00327288" w:rsidRPr="00432360">
        <w:rPr>
          <w:lang w:val="en-GB"/>
        </w:rPr>
        <w:t xml:space="preserve"> </w:t>
      </w:r>
      <w:r w:rsidR="008B7E80" w:rsidRPr="00432360">
        <w:rPr>
          <w:lang w:val="en-GB"/>
        </w:rPr>
        <w:t xml:space="preserve">Similarly, Teixeira et al. demonstrated that moderate to severe anatomical injury (mean ISS 27) characterised cases classified as preventable or potentially preventable </w:t>
      </w:r>
      <w:r w:rsidR="00327288" w:rsidRPr="00432360">
        <w:rPr>
          <w:lang w:val="en-GB"/>
        </w:rPr>
        <w:fldChar w:fldCharType="begin"/>
      </w:r>
      <w:r w:rsidR="00327288" w:rsidRPr="00432360">
        <w:rPr>
          <w:lang w:val="en-GB"/>
        </w:rPr>
        <w:instrText xml:space="preserve"> ADDIN ZOTERO_ITEM CSL_CITATION {"citationID":"NPC4YBtK","properties":{"formattedCitation":"(22)","plainCitation":"(22)","noteIndex":0},"citationItems":[{"id":47,"uris":["http://zotero.org/users/local/rmsRq3K8/items/7WTE9K88"],"itemData":{"id":47,"type":"article-journal","abstract":"OBJECTIVE: The objective of this study was to analyze the preventable and potentially preventable deaths occurring at a mature Level I trauma center.\nMETHODS: All trauma patients that died during their initial hospital admission during an 8-year period (January, 1998 to December, 2005) were analyzed. The deaths were initially reviewed at a weekly Morbidity and Mortality (M&amp;M) conference followed by a multidisciplinary (Trauma Surgery, Critical Care, Emergency Medicine, Neurosurgery, Nursing, and Coroner) Combined Trauma Death Review Committee, and were classified into nonpreventable, potentially preventable, and preventable deaths. All preventable and potentially preventable deaths were identified for the purpose of the study. Quality improvement death forms included data on epidemiology, vital signs, injury severity, type of injury, probability of survival with Trauma and Injury Severity Score methodology, preventability (nonpreventable, potentially preventable, and preventable deaths), errors in the evaluation and management of the patient, and classification of errors (system, judgment, knowledge). Additional injury details, clinical course, circumstances leading to the death and autopsy findings were abstracted from the trauma registry and individual chart review.\nRESULTS: During the study period, 35,311 patients meeting trauma registry criteria were admitted and a total of 2,081 (5.9%) deaths occurred. Fifty-one deaths were classified as preventable or potentially preventable deaths (0.1% of admissions, 2.5% of deaths). Eleven of them (0.53% of deaths) were classified as preventable and 40 (1.92% of deaths) as potentially preventable deaths. Mean age was 40 years, 66.7% were men, mean Injury Severity Score was 27, 74.5% were blunt. The most common cause of death was bleeding (20, 39.2%) followed by multiple organ dysfunction syndrome (14, 27.5%) and cardiorespiratory arrest (8, 15.6%). This was caused by a delay in treatment (27, 52.9%), clinical judgment error (11, 21.6%), missed diagnosis (6, 11.8%), technical error (4, 7.8%), and other (3, 5.9%). The deaths peaked at two time periods: 26 (51.1%) during the first 24 hours and 16 (31.4%) after 7 days. Only one patient (2.0%) died in the first hour. The most common location of death was the intensive care unit (28, 54.9%), operating room (13, 25.5%), and emergency room (5, 9.8%).\nCONCLUSION: Preventable or potentially preventable deaths are rare but do occur at an academic Level I trauma center. Delay in treatment and error in judgment are the leading causes of preventable and potentially preventable deaths.","container-title":"The Journal of Trauma","DOI":"10.1097/TA.0b013e31815078ae","ISSN":"1529-8809","issue":"6","journalAbbreviation":"J Trauma","language":"eng","note":"PMID: 18212658","page":"1338-1346; discussion 1346-1347","source":"PubMed","title":"Preventable or potentially preventable mortality at a mature trauma center","volume":"63","author":[{"family":"Teixeira","given":"Pedro G. R."},{"family":"Inaba","given":"Kenji"},{"family":"Hadjizacharia","given":"Pantelis"},{"family":"Brown","given":"Carlos"},{"family":"Salim","given":"Ali"},{"family":"Rhee","given":"Peter"},{"family":"Browder","given":"Timothy"},{"family":"Noguchi","given":"Thomas T."},{"family":"Demetriades","given":"Demetrios"}],"issued":{"date-parts":[["2007",12]]}}}],"schema":"https://github.com/citation-style-language/schema/raw/master/csl-citation.json"} </w:instrText>
      </w:r>
      <w:r w:rsidR="00327288" w:rsidRPr="00432360">
        <w:rPr>
          <w:lang w:val="en-GB"/>
        </w:rPr>
        <w:fldChar w:fldCharType="separate"/>
      </w:r>
      <w:r w:rsidR="00327288" w:rsidRPr="00432360">
        <w:rPr>
          <w:noProof/>
          <w:lang w:val="en-GB"/>
        </w:rPr>
        <w:t>(22)</w:t>
      </w:r>
      <w:r w:rsidR="00327288" w:rsidRPr="00432360">
        <w:rPr>
          <w:lang w:val="en-GB"/>
        </w:rPr>
        <w:fldChar w:fldCharType="end"/>
      </w:r>
      <w:r w:rsidR="00327288" w:rsidRPr="00432360">
        <w:rPr>
          <w:lang w:val="en-GB"/>
        </w:rPr>
        <w:t xml:space="preserve">. In the present study, </w:t>
      </w:r>
      <w:r w:rsidR="008B7E80" w:rsidRPr="00432360">
        <w:rPr>
          <w:lang w:val="en-GB"/>
        </w:rPr>
        <w:t>patients with OFIs showed a comparable ISS distribution (</w:t>
      </w:r>
      <w:r w:rsidR="00327288" w:rsidRPr="00432360">
        <w:rPr>
          <w:lang w:val="en-GB"/>
        </w:rPr>
        <w:t>Table 1</w:t>
      </w:r>
      <w:r w:rsidR="008B7E80" w:rsidRPr="00432360">
        <w:rPr>
          <w:lang w:val="en-GB"/>
        </w:rPr>
        <w:t xml:space="preserve">), </w:t>
      </w:r>
      <w:r w:rsidR="00327288" w:rsidRPr="00432360">
        <w:rPr>
          <w:lang w:val="en-GB"/>
        </w:rPr>
        <w:t xml:space="preserve">supporting the observation that increased anatomical injury severity correlates with a higher likelihood of process deviations. </w:t>
      </w:r>
    </w:p>
    <w:p w14:paraId="0A29EDC4" w14:textId="2377344E" w:rsidR="00327288" w:rsidRPr="00432360" w:rsidRDefault="00327288" w:rsidP="00807A16">
      <w:pPr>
        <w:spacing w:line="360" w:lineRule="auto"/>
        <w:jc w:val="both"/>
        <w:rPr>
          <w:lang w:val="en-GB"/>
        </w:rPr>
      </w:pPr>
      <w:r w:rsidRPr="00432360">
        <w:rPr>
          <w:lang w:val="en-GB"/>
        </w:rPr>
        <w:t xml:space="preserve">This </w:t>
      </w:r>
      <w:r w:rsidR="009F2413" w:rsidRPr="00432360">
        <w:rPr>
          <w:lang w:val="en-GB"/>
        </w:rPr>
        <w:t>suggestion</w:t>
      </w:r>
      <w:r w:rsidRPr="00432360">
        <w:rPr>
          <w:lang w:val="en-GB"/>
        </w:rPr>
        <w:t xml:space="preserve"> is further reinforced </w:t>
      </w:r>
      <w:r w:rsidR="008B5E66" w:rsidRPr="00432360">
        <w:rPr>
          <w:lang w:val="en-GB"/>
        </w:rPr>
        <w:t xml:space="preserve">in studies focusing specifically on TBI populations. </w:t>
      </w:r>
      <w:r w:rsidR="008B7E80" w:rsidRPr="00432360">
        <w:rPr>
          <w:lang w:val="en-GB"/>
        </w:rPr>
        <w:t>Although not using OFI as an explicit metric, these studies consistently point to systemic injury burden as a major driver of care complexity</w:t>
      </w:r>
      <w:r w:rsidR="00E73616" w:rsidRPr="00432360">
        <w:rPr>
          <w:lang w:val="en-GB"/>
        </w:rPr>
        <w:t xml:space="preserve">. </w:t>
      </w:r>
      <w:r w:rsidR="00B37A9F" w:rsidRPr="00432360">
        <w:rPr>
          <w:lang w:val="en-GB"/>
        </w:rPr>
        <w:t>Taylor</w:t>
      </w:r>
      <w:r w:rsidR="00B37A9F" w:rsidRPr="00432360">
        <w:rPr>
          <w:i/>
          <w:iCs/>
          <w:lang w:val="en-GB"/>
        </w:rPr>
        <w:t xml:space="preserve"> et al. </w:t>
      </w:r>
      <w:r w:rsidR="00B37A9F" w:rsidRPr="00432360">
        <w:rPr>
          <w:lang w:val="en-GB"/>
        </w:rPr>
        <w:t xml:space="preserve">recognised that TBI patients with </w:t>
      </w:r>
      <w:r w:rsidR="007F7E4B">
        <w:rPr>
          <w:lang w:val="en-GB"/>
        </w:rPr>
        <w:t>higher</w:t>
      </w:r>
      <w:r w:rsidR="00B37A9F" w:rsidRPr="00432360">
        <w:rPr>
          <w:lang w:val="en-GB"/>
        </w:rPr>
        <w:t xml:space="preserve"> ISS had longer hospital stays and accumulated more complications, </w:t>
      </w:r>
      <w:r w:rsidR="007F7E4B">
        <w:rPr>
          <w:lang w:val="en-GB"/>
        </w:rPr>
        <w:t xml:space="preserve">indicating </w:t>
      </w:r>
      <w:r w:rsidR="00B37A9F" w:rsidRPr="00432360">
        <w:rPr>
          <w:lang w:val="en-GB"/>
        </w:rPr>
        <w:t xml:space="preserve">intervention-dense and complex clinical trajectories </w:t>
      </w:r>
      <w:r w:rsidR="00B37A9F" w:rsidRPr="00432360">
        <w:rPr>
          <w:lang w:val="en-GB"/>
        </w:rPr>
        <w:fldChar w:fldCharType="begin"/>
      </w:r>
      <w:r w:rsidR="00922C6D" w:rsidRPr="00432360">
        <w:rPr>
          <w:lang w:val="en-GB"/>
        </w:rPr>
        <w:instrText xml:space="preserve"> ADDIN ZOTERO_ITEM CSL_CITATION {"citationID":"iaPBdxu2","properties":{"formattedCitation":"(33)","plainCitation":"(33)","noteIndex":0},"citationItems":[{"id":104,"uris":["http://zotero.org/users/local/rmsRq3K8/items/TAFPDBG2"],"itemData":{"id":104,"type":"article-journal","abstract":"Background For traumatic brain injury (TBI) survivors, recovery can lead to significant time spent in the inpatient/rehabilitation settings. Hospital length of stay (LOS) after TBI is a crucial metric of resource utilization and treatment costs. Risk factors for prolonged LOS (PLOS) after TBI require further characterization. Methodology We conducted a retrospective analysis of patients with diagnosed TBI at an urban trauma center. PLOS was defined as the 95th percentile of the LOS of the cohort. Patients with and without PLOS were compared using clinical/injury factors. Analyses included descriptive statistics, non-parametric analyses, and multivariable logistic regression for PLOS status. Results The threshold for PLOS was &gt;24 days. In the cohort of 1,343 patients, 77 had PLOS. PLOS was significantly associated with longer mean intensive care unit (ICU) stays (16.4 vs. 1.5 days), higher mean injury severity scores (18.6 vs. 13.8), lower mean Glasgow coma scale scores (11.3 vs. 13.7) and greater mean complication burden (0.7 vs. 0.1). PLOS patients were more likely to have moderate/severe TBI, Medicaid insurance, and were less likely to be discharged home. In the regression model, PLOS was associated with ICU stay, inpatient disposition, ventilator use, unplanned intubation, and inpatient alcohol withdrawal. Conclusions TBI patients with PLOS were more likely to have severe injuries, in-hospital complications, and Medicaid insurance. PLOS was predicted by ICU stay, intubation, alcohol withdrawal, and disposition to inpatient/post-acute care facilities. Efforts to reduce in-hospital complications and expedite discharge may reduce LOS and accompanying costs. Further validation of these results is needed from larger multicenter studies.","container-title":"Cureus","DOI":"10.7759/cureus.59989","ISSN":"2168-8184","issue":"5","journalAbbreviation":"Cureus","language":"eng","note":"PMID: 38774459\nPMCID: PMC11107954","page":"e59989","source":"PubMed","title":"Patient Factors Associated With Prolonged Length of Stay After Traumatic Brain Injury","volume":"16","author":[{"family":"Taylor","given":"Shameeke V."},{"family":"Loo","given":"George T."},{"family":"Richardson","given":"Lynne D."},{"family":"Legome","given":"Eric"}],"issued":{"date-parts":[["2024",5]]}}}],"schema":"https://github.com/citation-style-language/schema/raw/master/csl-citation.json"} </w:instrText>
      </w:r>
      <w:r w:rsidR="00B37A9F" w:rsidRPr="00432360">
        <w:rPr>
          <w:lang w:val="en-GB"/>
        </w:rPr>
        <w:fldChar w:fldCharType="separate"/>
      </w:r>
      <w:r w:rsidR="00922C6D" w:rsidRPr="00432360">
        <w:rPr>
          <w:noProof/>
          <w:lang w:val="en-GB"/>
        </w:rPr>
        <w:t>(33)</w:t>
      </w:r>
      <w:r w:rsidR="00B37A9F" w:rsidRPr="00432360">
        <w:rPr>
          <w:lang w:val="en-GB"/>
        </w:rPr>
        <w:fldChar w:fldCharType="end"/>
      </w:r>
      <w:r w:rsidR="00B37A9F" w:rsidRPr="00432360">
        <w:rPr>
          <w:lang w:val="en-GB"/>
        </w:rPr>
        <w:t xml:space="preserve">. This is echoed in the </w:t>
      </w:r>
      <w:r w:rsidR="007F7E4B">
        <w:rPr>
          <w:lang w:val="en-GB"/>
        </w:rPr>
        <w:t xml:space="preserve">large </w:t>
      </w:r>
      <w:r w:rsidR="00B37A9F" w:rsidRPr="00432360">
        <w:rPr>
          <w:lang w:val="en-GB"/>
        </w:rPr>
        <w:t xml:space="preserve">TBI cohort </w:t>
      </w:r>
      <w:r w:rsidR="007F7E4B">
        <w:rPr>
          <w:lang w:val="en-GB"/>
        </w:rPr>
        <w:t>r</w:t>
      </w:r>
      <w:r w:rsidR="00B37A9F" w:rsidRPr="00432360">
        <w:rPr>
          <w:lang w:val="en-GB"/>
        </w:rPr>
        <w:t xml:space="preserve">eported by </w:t>
      </w:r>
      <w:r w:rsidR="00B37A9F" w:rsidRPr="00432360">
        <w:rPr>
          <w:i/>
          <w:iCs/>
          <w:lang w:val="en-GB"/>
        </w:rPr>
        <w:t xml:space="preserve">Tardif et al., </w:t>
      </w:r>
      <w:r w:rsidR="00B37A9F" w:rsidRPr="00432360">
        <w:rPr>
          <w:lang w:val="en-GB"/>
        </w:rPr>
        <w:t xml:space="preserve">where the severity of concomitant injuries and extracranial complications were </w:t>
      </w:r>
      <w:r w:rsidR="007F7E4B">
        <w:rPr>
          <w:lang w:val="en-GB"/>
        </w:rPr>
        <w:t xml:space="preserve">strong </w:t>
      </w:r>
      <w:r w:rsidR="00B37A9F" w:rsidRPr="00432360">
        <w:rPr>
          <w:lang w:val="en-GB"/>
        </w:rPr>
        <w:t>determinants of</w:t>
      </w:r>
      <w:r w:rsidR="007F7E4B">
        <w:rPr>
          <w:lang w:val="en-GB"/>
        </w:rPr>
        <w:t xml:space="preserve"> </w:t>
      </w:r>
      <w:r w:rsidR="00B37A9F" w:rsidRPr="00432360">
        <w:rPr>
          <w:lang w:val="en-GB"/>
        </w:rPr>
        <w:t>prolonged stay and increased car</w:t>
      </w:r>
      <w:r w:rsidR="007F7E4B">
        <w:rPr>
          <w:lang w:val="en-GB"/>
        </w:rPr>
        <w:t xml:space="preserve">e </w:t>
      </w:r>
      <w:r w:rsidR="003E0109" w:rsidRPr="00432360">
        <w:rPr>
          <w:lang w:val="en-GB"/>
        </w:rPr>
        <w:fldChar w:fldCharType="begin"/>
      </w:r>
      <w:r w:rsidR="00922C6D" w:rsidRPr="00432360">
        <w:rPr>
          <w:lang w:val="en-GB"/>
        </w:rPr>
        <w:instrText xml:space="preserve"> ADDIN ZOTERO_ITEM CSL_CITATION {"citationID":"i4Wl39L2","properties":{"formattedCitation":"(34)","plainCitation":"(34)","noteIndex":0},"citationItems":[{"id":107,"uris":["http://zotero.org/users/local/rmsRq3K8/items/XJBJYPE4"],"itemData":{"id":107,"type":"article-journal","abstract":"BACKGROUND: Traumatic brain injury (TBI) is the leading cause of disability in children and young adults and costs CAD$3 billion annually in Canada. Stakeholders have expressed the urgent need to obtain information on resource use for TBI to improve the quality and efficiency of acute care in this patient population. We aimed to assess the components and determinants of hospital and ICU LOS for TBI admissions.\nMETHODS: We performed a retrospective multicenter cohort study on 11,199 adults admitted for TBI between 2007 and 2012 in an inclusive Canadian trauma system. Our primary outcome measure was index hospital LOS (admission to the hospital with the highest designation level). Index LOS was compared to total LOS (all consecutive admissions related to the injury). Expected LOS was calculated by matching TBI admissions to all-diagnosis hospital admissions by age, gender, and year of admission. LOS determinants were identified using multilevel linear regression.\nRESULTS: Geometric mean total LOS was 1day longer than geometric mean index LOS (12.6 versus 11.7 days). Observed index and ICU LOS were respectively 4.2days and 2.5days longer than that expected according to all-diagnosis admissions. The six most important determinants of LOS were discharge destination, severity of concomitant injuries, extracranial complications, GCS, TBI severity, and mechanical ventilation, accounting for 80% of explained variation.\nCONCLUSIONS: Results of this multicenter retrospective cohort study suggest that hospital and ICU LOS for TBI admissions are 56% and 119% longer than expected according to all-diagnosis admissions, respectively. In addition, hospital LOS is underestimated when only the index visit is considered and is largely influenced by discharge destination and extracranial complications, suggesting that improvements could be achieved with better discharge planning and interventions targeting prevention of in-hospital complications. This study highlights the importance of considering TBI patients as a distinct population when allocating resources or planning quality improvement interventions.","container-title":"Injury","DOI":"10.1016/j.injury.2016.10.042","ISSN":"1879-0267","issue":"1","journalAbbreviation":"Injury","language":"eng","note":"PMID: 27839794","page":"94-100","source":"PubMed","title":"Hospital length of stay following admission for traumatic brain injury in a Canadian integrated trauma system: A retrospective multicenter cohort study","title-short":"Hospital length of stay following admission for traumatic brain injury in a Canadian integrated trauma system","volume":"48","author":[{"family":"Tardif","given":"Pier-Alexandre"},{"family":"Moore","given":"Lynne"},{"family":"Boutin","given":"Amélie"},{"family":"Dufresne","given":"Philippe"},{"family":"Omar","given":"Madiba"},{"family":"Bourgeois","given":"Gilles"},{"family":"Bonaventure","given":"Paule Lessard"},{"family":"Kuimi","given":"Brice Lionel Batomen"},{"family":"Turgeon","given":"Alexis F."}],"issued":{"date-parts":[["2017",1]]}}}],"schema":"https://github.com/citation-style-language/schema/raw/master/csl-citation.json"} </w:instrText>
      </w:r>
      <w:r w:rsidR="003E0109" w:rsidRPr="00432360">
        <w:rPr>
          <w:lang w:val="en-GB"/>
        </w:rPr>
        <w:fldChar w:fldCharType="separate"/>
      </w:r>
      <w:r w:rsidR="00922C6D" w:rsidRPr="00432360">
        <w:rPr>
          <w:noProof/>
          <w:lang w:val="en-GB"/>
        </w:rPr>
        <w:t>(34)</w:t>
      </w:r>
      <w:r w:rsidR="003E0109" w:rsidRPr="00432360">
        <w:rPr>
          <w:lang w:val="en-GB"/>
        </w:rPr>
        <w:fldChar w:fldCharType="end"/>
      </w:r>
      <w:r w:rsidR="003E0109" w:rsidRPr="00432360">
        <w:rPr>
          <w:lang w:val="en-GB"/>
        </w:rPr>
        <w:t xml:space="preserve">. </w:t>
      </w:r>
      <w:r w:rsidR="00F838B5" w:rsidRPr="00432360">
        <w:rPr>
          <w:lang w:val="en-GB"/>
        </w:rPr>
        <w:t>Complementing this, a recent study of TBI patients showed that each one-po</w:t>
      </w:r>
      <w:r w:rsidR="00DD412A" w:rsidRPr="00432360">
        <w:rPr>
          <w:lang w:val="en-GB"/>
        </w:rPr>
        <w:t xml:space="preserve">int increase in ISS increased the odds of under-triage by 1.4, suggesting that early recognition of TBI may be inconsistent in triage and may introduce additional </w:t>
      </w:r>
      <w:r w:rsidR="004117A7">
        <w:rPr>
          <w:lang w:val="en-GB"/>
        </w:rPr>
        <w:t>OFIs</w:t>
      </w:r>
      <w:r w:rsidR="00DD412A" w:rsidRPr="00432360">
        <w:rPr>
          <w:lang w:val="en-GB"/>
        </w:rPr>
        <w:t xml:space="preserve"> </w:t>
      </w:r>
      <w:r w:rsidR="00021DA5" w:rsidRPr="00432360">
        <w:rPr>
          <w:lang w:val="en-GB"/>
        </w:rPr>
        <w:fldChar w:fldCharType="begin"/>
      </w:r>
      <w:r w:rsidR="00021DA5" w:rsidRPr="00432360">
        <w:rPr>
          <w:lang w:val="en-GB"/>
        </w:rPr>
        <w:instrText xml:space="preserve"> ADDIN ZOTERO_ITEM CSL_CITATION {"citationID":"m2oNhQpL","properties":{"formattedCitation":"(35)","plainCitation":"(35)","noteIndex":0},"citationItems":[{"id":109,"uris":["http://zotero.org/users/local/rmsRq3K8/items/326H7MNR"],"itemData":{"id":109,"type":"article-journal","abstract":"BACKGROUND: The process of interfacility transfer may cause a delay in the necessary medical treatment, which could lead to poor outcomes and increased mortality rates. The ACS-COT considers an acceptable under triage rate of &lt;5%. The aim of this research was to identify the likelihood of under triage among transferred-in traumatic brain injury (TBI) patients.\nMETHODS: This is a single-center study of Trauma Registry data, from July 1, 2016, to October 31, 2021. The inclusion criteria were based upon age (≥40 years), ICD10 diagnosis of TBI, and interfacility transfer. Under triage using the Cribari matrix method was the dependent variable. A logistic regression was performed to identify additional predictor variables on the likelihood that an adult TBI trauma patient experienced under triage.\nRESULTS: 878 patients were included in the analysis; 168 (19%) experienced an under triage. The logistic regression model was statistically significant (N = 837, P &lt; .01). In addition, several significant increases in odds for under triage were identified, which included increasing injury severity score (ISS; OR 1.40, P &lt; .01), increasing AIS head region (OR 6.19, P &lt; .01), and personality disorders (OR 3.61, P = .02). In addition, a reduction in odds in TBI adult trauma under triage is the comorbidity of anticoagulant therapy (OR .25, P &lt; .01).\nCONCLUSIONS: The likelihood of under triage in the adult TBI trauma population is associated with increasing AIS head injuries and increasing ISS and among those with mental health comorbidities. This evidence and additional protective factors, such as patients on anticoagulant therapy, may aid in education and outreach efforts to reduce under triage among the regional referring centers.","container-title":"The American Surgeon","DOI":"10.1177/00031348231157823","ISSN":"1555-9823","issue":"7","journalAbbreviation":"Am Surg","language":"eng","note":"PMID: 36793222","page":"3052-3057","source":"PubMed","title":"Traumatic Brain Injury Under Triage Risk: A Rural Trauma System Experience","title-short":"Traumatic Brain Injury Under Triage Risk","volume":"89","author":[{"family":"Rhodes","given":"Heather"},{"family":"Anderson","given":"Stephanie"},{"family":"Locklear","given":"Taylor"},{"family":"Pepe","given":"Antonio"},{"family":"Courtney","given":"Donald"}],"issued":{"date-parts":[["2023",7]]}}}],"schema":"https://github.com/citation-style-language/schema/raw/master/csl-citation.json"} </w:instrText>
      </w:r>
      <w:r w:rsidR="00021DA5" w:rsidRPr="00432360">
        <w:rPr>
          <w:lang w:val="en-GB"/>
        </w:rPr>
        <w:fldChar w:fldCharType="separate"/>
      </w:r>
      <w:r w:rsidR="00021DA5" w:rsidRPr="00432360">
        <w:rPr>
          <w:noProof/>
          <w:lang w:val="en-GB"/>
        </w:rPr>
        <w:t>(35)</w:t>
      </w:r>
      <w:r w:rsidR="00021DA5" w:rsidRPr="00432360">
        <w:rPr>
          <w:lang w:val="en-GB"/>
        </w:rPr>
        <w:fldChar w:fldCharType="end"/>
      </w:r>
      <w:r w:rsidR="00DD412A" w:rsidRPr="00432360">
        <w:rPr>
          <w:lang w:val="en-GB"/>
        </w:rPr>
        <w:t xml:space="preserve">. </w:t>
      </w:r>
      <w:r w:rsidR="003E0109" w:rsidRPr="00432360">
        <w:rPr>
          <w:lang w:val="en-GB"/>
        </w:rPr>
        <w:t>In sum</w:t>
      </w:r>
      <w:r w:rsidR="00F838B5" w:rsidRPr="00432360">
        <w:rPr>
          <w:lang w:val="en-GB"/>
        </w:rPr>
        <w:t>mary, these studies suggest that higher ISS is associated with more complex care pathways</w:t>
      </w:r>
      <w:r w:rsidR="008B7E80" w:rsidRPr="00432360">
        <w:rPr>
          <w:lang w:val="en-GB"/>
        </w:rPr>
        <w:t xml:space="preserve">, </w:t>
      </w:r>
      <w:r w:rsidR="00F838B5" w:rsidRPr="00432360">
        <w:rPr>
          <w:lang w:val="en-GB"/>
        </w:rPr>
        <w:t>which in turn may introduce more points at which process deviations can</w:t>
      </w:r>
      <w:r w:rsidR="003E0109" w:rsidRPr="00432360">
        <w:rPr>
          <w:lang w:val="en-GB"/>
        </w:rPr>
        <w:t xml:space="preserve"> occur</w:t>
      </w:r>
      <w:r w:rsidR="004117A7" w:rsidRPr="004117A7">
        <w:rPr>
          <w:lang w:val="en-GB"/>
        </w:rPr>
        <w:t>, in line with the ISS–OFI pattern observed in the present study.</w:t>
      </w:r>
    </w:p>
    <w:p w14:paraId="3592AF44" w14:textId="37416965" w:rsidR="00B815AB" w:rsidRDefault="008B7E80" w:rsidP="00B815AB">
      <w:pPr>
        <w:pStyle w:val="NormalWeb"/>
        <w:spacing w:line="360" w:lineRule="auto"/>
        <w:rPr>
          <w:lang w:val="en-GB"/>
        </w:rPr>
      </w:pPr>
      <w:r w:rsidRPr="00432360">
        <w:rPr>
          <w:lang w:val="en-GB"/>
        </w:rPr>
        <w:t xml:space="preserve">RTS showed no crude association with OFI but became significant in the adjusted analysis, </w:t>
      </w:r>
      <w:r w:rsidR="004117A7">
        <w:rPr>
          <w:lang w:val="en-GB"/>
        </w:rPr>
        <w:t>suggesting</w:t>
      </w:r>
      <w:r w:rsidRPr="00432360">
        <w:rPr>
          <w:lang w:val="en-GB"/>
        </w:rPr>
        <w:t xml:space="preserve"> confounding, particularly through ISS.</w:t>
      </w:r>
      <w:r w:rsidR="00930355" w:rsidRPr="00432360">
        <w:rPr>
          <w:lang w:val="en-GB"/>
        </w:rPr>
        <w:t xml:space="preserve"> </w:t>
      </w:r>
      <w:r w:rsidR="00021DA5" w:rsidRPr="00432360">
        <w:rPr>
          <w:lang w:val="en-GB"/>
        </w:rPr>
        <w:t xml:space="preserve">Since RTS and ISS are often inversely correlated, patients </w:t>
      </w:r>
      <w:r w:rsidR="00930355" w:rsidRPr="00432360">
        <w:rPr>
          <w:lang w:val="en-GB"/>
        </w:rPr>
        <w:t>with higher ISS typically present with more unstable physiology and t</w:t>
      </w:r>
      <w:r w:rsidR="00021DA5" w:rsidRPr="00432360">
        <w:rPr>
          <w:lang w:val="en-GB"/>
        </w:rPr>
        <w:t xml:space="preserve">hus </w:t>
      </w:r>
      <w:r w:rsidR="00930355" w:rsidRPr="00432360">
        <w:rPr>
          <w:lang w:val="en-GB"/>
        </w:rPr>
        <w:t>lower RTS</w:t>
      </w:r>
      <w:r w:rsidR="00E63B35" w:rsidRPr="00432360">
        <w:rPr>
          <w:lang w:val="en-GB"/>
        </w:rPr>
        <w:t xml:space="preserve">, the strong association between ISS and OFI </w:t>
      </w:r>
      <w:r w:rsidR="00930355" w:rsidRPr="00432360">
        <w:rPr>
          <w:lang w:val="en-GB"/>
        </w:rPr>
        <w:t xml:space="preserve">may have </w:t>
      </w:r>
      <w:r w:rsidR="00984EBF" w:rsidRPr="00432360">
        <w:rPr>
          <w:lang w:val="en-GB"/>
        </w:rPr>
        <w:t>masked</w:t>
      </w:r>
      <w:r w:rsidR="00684C3C" w:rsidRPr="00432360">
        <w:rPr>
          <w:lang w:val="en-GB"/>
        </w:rPr>
        <w:t xml:space="preserve"> the effect of RTS in the crude results. Once </w:t>
      </w:r>
      <w:r w:rsidR="00984EBF" w:rsidRPr="00432360">
        <w:rPr>
          <w:lang w:val="en-GB"/>
        </w:rPr>
        <w:t>accounted for</w:t>
      </w:r>
      <w:r w:rsidR="004117A7" w:rsidRPr="004117A7">
        <w:rPr>
          <w:lang w:val="en-GB"/>
        </w:rPr>
        <w:t>, a pattern emerged in which higher RTS, indicating greater physiological stability, was associated with increased odds of OFI.</w:t>
      </w:r>
      <w:r w:rsidR="00684C3C" w:rsidRPr="00432360">
        <w:rPr>
          <w:lang w:val="en-GB"/>
        </w:rPr>
        <w:t xml:space="preserve"> </w:t>
      </w:r>
      <w:r w:rsidR="00930355" w:rsidRPr="00432360">
        <w:rPr>
          <w:lang w:val="en-GB"/>
        </w:rPr>
        <w:t xml:space="preserve">This </w:t>
      </w:r>
      <w:r w:rsidR="004117A7">
        <w:rPr>
          <w:lang w:val="en-GB"/>
        </w:rPr>
        <w:t>challenges</w:t>
      </w:r>
      <w:r w:rsidR="00930355" w:rsidRPr="00432360">
        <w:rPr>
          <w:lang w:val="en-GB"/>
        </w:rPr>
        <w:t xml:space="preserve"> with </w:t>
      </w:r>
      <w:r w:rsidR="00984EBF" w:rsidRPr="00432360">
        <w:rPr>
          <w:lang w:val="en-GB"/>
        </w:rPr>
        <w:t xml:space="preserve">the </w:t>
      </w:r>
      <w:r w:rsidR="00930355" w:rsidRPr="00432360">
        <w:rPr>
          <w:lang w:val="en-GB"/>
        </w:rPr>
        <w:t xml:space="preserve">perhaps </w:t>
      </w:r>
      <w:r w:rsidR="00984EBF" w:rsidRPr="00432360">
        <w:rPr>
          <w:lang w:val="en-GB"/>
        </w:rPr>
        <w:t>intuitive</w:t>
      </w:r>
      <w:r w:rsidR="00930355" w:rsidRPr="00432360">
        <w:rPr>
          <w:lang w:val="en-GB"/>
        </w:rPr>
        <w:t xml:space="preserve"> assumptions </w:t>
      </w:r>
      <w:r w:rsidR="004117A7">
        <w:rPr>
          <w:lang w:val="en-GB"/>
        </w:rPr>
        <w:t>that</w:t>
      </w:r>
      <w:r w:rsidR="00930355" w:rsidRPr="00432360">
        <w:rPr>
          <w:lang w:val="en-GB"/>
        </w:rPr>
        <w:t xml:space="preserve"> deviations are most likely in unstable patients</w:t>
      </w:r>
      <w:r w:rsidR="004117A7" w:rsidRPr="008B3E55">
        <w:rPr>
          <w:lang w:val="en-GB"/>
          <w:rPrChange w:id="74" w:author="Martin Gerdin Wärnberg" w:date="2025-12-03T22:06:00Z" w16du:dateUtc="2025-12-03T21:06:00Z">
            <w:rPr/>
          </w:rPrChange>
        </w:rPr>
        <w:t xml:space="preserve"> </w:t>
      </w:r>
      <w:r w:rsidR="004117A7" w:rsidRPr="004117A7">
        <w:rPr>
          <w:lang w:val="en-GB"/>
        </w:rPr>
        <w:t>and instead aligns with literature on risks in stable-appearing trauma patients.</w:t>
      </w:r>
      <w:r w:rsidR="004117A7">
        <w:rPr>
          <w:lang w:val="en-GB"/>
        </w:rPr>
        <w:t xml:space="preserve"> </w:t>
      </w:r>
      <w:r w:rsidR="00432360" w:rsidRPr="00432360">
        <w:rPr>
          <w:lang w:val="en-GB"/>
        </w:rPr>
        <w:t xml:space="preserve">Patients </w:t>
      </w:r>
      <w:r w:rsidR="00D036E6" w:rsidRPr="00432360">
        <w:rPr>
          <w:lang w:val="en-GB"/>
        </w:rPr>
        <w:t xml:space="preserve">with GCS </w:t>
      </w:r>
      <w:r w:rsidR="00D036E6" w:rsidRPr="00432360">
        <w:rPr>
          <w:lang w:val="en-GB"/>
        </w:rPr>
        <w:lastRenderedPageBreak/>
        <w:t>15, and therefore a greater RTS</w:t>
      </w:r>
      <w:r w:rsidR="00432360" w:rsidRPr="00432360">
        <w:rPr>
          <w:lang w:val="en-GB"/>
        </w:rPr>
        <w:t>, may still harbour clinically important TBI</w:t>
      </w:r>
      <w:r w:rsidR="000907BD">
        <w:rPr>
          <w:lang w:val="en-GB"/>
        </w:rPr>
        <w:t>,</w:t>
      </w:r>
      <w:r w:rsidR="00432360" w:rsidRPr="00432360">
        <w:rPr>
          <w:lang w:val="en-GB"/>
        </w:rPr>
        <w:t xml:space="preserve"> and Barsi </w:t>
      </w:r>
      <w:r w:rsidR="00432360" w:rsidRPr="00432360">
        <w:rPr>
          <w:i/>
          <w:iCs/>
          <w:lang w:val="en-GB"/>
        </w:rPr>
        <w:t>et al.</w:t>
      </w:r>
      <w:r w:rsidR="00432360" w:rsidRPr="00432360">
        <w:rPr>
          <w:lang w:val="en-GB"/>
        </w:rPr>
        <w:t xml:space="preserve"> showed that higher GCS, SBP, and RTS predicted </w:t>
      </w:r>
      <w:proofErr w:type="spellStart"/>
      <w:r w:rsidR="00432360" w:rsidRPr="00432360">
        <w:rPr>
          <w:lang w:val="en-GB"/>
        </w:rPr>
        <w:t>undertriage</w:t>
      </w:r>
      <w:proofErr w:type="spellEnd"/>
      <w:r w:rsidR="00432360">
        <w:rPr>
          <w:lang w:val="en-GB"/>
        </w:rPr>
        <w:t xml:space="preserve"> </w:t>
      </w:r>
      <w:r w:rsidR="00432360" w:rsidRPr="00432360">
        <w:rPr>
          <w:lang w:val="en-GB"/>
        </w:rPr>
        <w:t xml:space="preserve">in a broader trauma cohort </w:t>
      </w:r>
      <w:r w:rsidR="00432360">
        <w:rPr>
          <w:lang w:val="en-GB"/>
        </w:rPr>
        <w:fldChar w:fldCharType="begin"/>
      </w:r>
      <w:r w:rsidR="000907BD">
        <w:rPr>
          <w:lang w:val="en-GB"/>
        </w:rPr>
        <w:instrText xml:space="preserve"> ADDIN ZOTERO_ITEM CSL_CITATION {"citationID":"fRnNz9N2","properties":{"formattedCitation":"(36,37)","plainCitation":"(36,37)","noteIndex":0},"citationItems":[{"id":111,"uris":["http://zotero.org/users/local/rmsRq3K8/items/YADQ4UGU"],"itemData":{"id":111,"type":"article-journal","abstract":"OBJECTIVE: The present study characterizes patients with the mildest of mild traumatic brain injury (TBI), as defined by a Glasgow coma score (GCS) of 15.\nMETHODS: This is an IRB approved observational cohort study of adult patients who presented to the emergency department of a Level-1 trauma center, with the primary diagnosis of TBI and a GCS score of 15 on arrival. Data collected included demographic variables such as age, gender, race, mechanisms of injury, signs and symptoms including associated vomiting, seizures, loss of consciousness (LOC), alteration of consciousness (AOC), and post-traumatic amnesia (PTA).Pre- hospital GCS, Emergency Department (ED) GCS, and results of brain CT scans were also collected as well as patient centered outcomes including hospital or intensive care unit (ICU) admission, neurosurgical intervention, and in hospital death. Data were stored in REDCap (Research Electronic Data Capture), a secure, web- based application. Descriptive and inferential analysis was done using JMP 14.0 for the Mac.\nRESULTS: Univariate predictors of hospital admission included LOC, AOC, and PTA, all p &lt; 0.0001. Patients admitted to ICU were significantly more likely to be on an antiplatelet or anticoagulant (P &lt; 0.0001), have experienced PTA (p = 0.0025), LOC (p &lt; 0.0001), or have an abnormal brain CT (p &lt; 0.0001). Patients who died in the hospital were significantly more likely to be on an antiplatelet or anticoagulant (P = 0.0005. All who died in the hospital had intracranial hemorrhage on ED head CT, despite having presented to the ED with GCS of 15. Patients were also significantly more likely to have had vomiting (p &lt; 0.0001). Patients who underwent neurosurgical intervention were significantly more likely to be male (P = 0.0203), to be on an antiplatelet or anticoagulant (P = &lt; 0.0001) likely to have suffered their TBI from a fall (P = 0.0349), and experienced vomiting afterwards (P = 0.0193).\nCONCLUSIONS: This study underscores: 1) the importance of neuroimaging in all patients with TBI, including those with a GCS 15. Fully 10% of our cohort was not imaged. Extrapolating, these would represent 2.5% bleeds, and 1.47% fractures. 2) The limitations of GCS in classifying TBI, as patients with even the mildest of mild TBI have a high frequency of gross CT abnormalities.","container-title":"Neurological Research and Practice","DOI":"10.1186/s42466-018-0001-1","ISSN":"2524-3489","journalAbbreviation":"Neurol Res Pract","language":"eng","note":"PMID: 33324872\nPMCID: PMC7650085","page":"6","source":"PubMed","title":"GCS 15: when mild TBI isn't so mild","title-short":"GCS 15","volume":"1","author":[{"family":"Ganti","given":"Latha"},{"family":"Stead","given":"Tej"},{"family":"Daneshvar","given":"Yasamin"},{"family":"Bodhit","given":"Aakash N."},{"family":"Pulvino","given":"Christa"},{"family":"Ayala","given":"Sarah W."},{"family":"Peters","given":"Keith R."}],"issued":{"date-parts":[["2019"]]}}},{"id":114,"uris":["http://zotero.org/users/local/rmsRq3K8/items/QBQFQ2TQ"],"itemData":{"id":114,"type":"article-journal","abstract":"PURPOSE: The primary objective of this study was to determine the risk factors associated with undertriage and the risk factors for mortality among the undertriaged patients at a level I safety-net trauma center.\nMETHODS: A retrospective analysis was performed of all trauma patients who presented to a level I safety-net trauma center with an injury severity score &gt;15 over a 2-year period (2013-2014). Univariate and multivariate regression analyses were used to determine the risk factors predictive of undertriage in major trauma patients (injury severity score &gt;15) and of mortality in undertriaged patients.\nRESULTS: During the 2-year study period, 334 of 2,485 admitted trauma patients presented with major trauma and were included in our study. From the univariate analysis, variables that were found to be independently associated with mortality in undertriaged patients included intubation, Glasgow Coma Scale score, revised trauma score, and dementia. Independent risk factors that were found to be significantly associated with undertriage in severely injured trauma patients included Glasgow Coma Scale score, motor vehicle crash, falls, revised trauma score, systolic blood pressure, heart rate, intubation, and dementia. When a multivariate analysis was performed to evaluate the statistically significant risk factors, dementia was found to be significantly associated with undertriage in severely injured trauma patients.\nCONCLUSION: Severely injured trauma patients with dementia are at significant risk for undertriage. Early identification of these risk factors while triaging at a level I safety-net trauma center could translate into improved patient outcomes following severe trauma.","container-title":"Open access emergency medicine: OAEM","DOI":"10.2147/OAEM.S117397","ISSN":"1179-1500","journalAbbreviation":"Open Access Emerg Med","language":"eng","note":"PMID: 27877069\nPMCID: PMC5108619","page":"103-110","source":"PubMed","title":"Risk factors and mortality associated with undertriage at a level I safety-net trauma center: a retrospective study","title-short":"Risk factors and mortality associated with undertriage at a level I safety-net trauma center","volume":"8","author":[{"family":"Barsi","given":"Chris"},{"family":"Harris","given":"Peter"},{"family":"Menaik","given":"Rich"},{"family":"Reis","given":"Nicholas C."},{"family":"Munnangi","given":"Swapna"},{"family":"Elfond","given":"Mikhail"}],"issued":{"date-parts":[["2016"]]}}}],"schema":"https://github.com/citation-style-language/schema/raw/master/csl-citation.json"} </w:instrText>
      </w:r>
      <w:r w:rsidR="00432360">
        <w:rPr>
          <w:lang w:val="en-GB"/>
        </w:rPr>
        <w:fldChar w:fldCharType="separate"/>
      </w:r>
      <w:r w:rsidR="000907BD">
        <w:rPr>
          <w:noProof/>
          <w:lang w:val="en-GB"/>
        </w:rPr>
        <w:t>(36,37)</w:t>
      </w:r>
      <w:r w:rsidR="00432360">
        <w:rPr>
          <w:lang w:val="en-GB"/>
        </w:rPr>
        <w:fldChar w:fldCharType="end"/>
      </w:r>
      <w:r w:rsidR="000907BD">
        <w:rPr>
          <w:lang w:val="en-GB"/>
        </w:rPr>
        <w:t xml:space="preserve">. </w:t>
      </w:r>
      <w:r w:rsidR="000907BD" w:rsidRPr="000907BD">
        <w:rPr>
          <w:lang w:val="en-GB"/>
        </w:rPr>
        <w:t xml:space="preserve">Additionally, stable vital signs may mask serious TBI, </w:t>
      </w:r>
      <w:r w:rsidR="004117A7">
        <w:rPr>
          <w:lang w:val="en-GB"/>
        </w:rPr>
        <w:t>particularly</w:t>
      </w:r>
      <w:r w:rsidR="000907BD" w:rsidRPr="000907BD">
        <w:rPr>
          <w:lang w:val="en-GB"/>
        </w:rPr>
        <w:t xml:space="preserve"> in older adults, contributing to delayed escalation and poorer outcomes </w:t>
      </w:r>
      <w:r w:rsidR="00627E6A" w:rsidRPr="00432360">
        <w:rPr>
          <w:lang w:val="en-GB"/>
        </w:rPr>
        <w:fldChar w:fldCharType="begin"/>
      </w:r>
      <w:r w:rsidR="00021DA5" w:rsidRPr="00432360">
        <w:rPr>
          <w:lang w:val="en-GB"/>
        </w:rPr>
        <w:instrText xml:space="preserve"> ADDIN ZOTERO_ITEM CSL_CITATION {"citationID":"OcrNXvmV","properties":{"formattedCitation":"(38,39)","plainCitation":"(38,39)","noteIndex":0},"citationItems":[{"id":120,"uris":["http://zotero.org/users/local/rmsRq3K8/items/3HIBJQC3"],"itemData":{"id":120,"type":"article-journal","abstract":"BACKGROUND: Current trauma activation guidelines do not clearly address age as a risk factor when leveling trauma patients. Glasgow coma scale (GCS) and mode of injury play a major role in leveling trauma patients. We studied the above relationship in our elderly patients presenting with traumatic head injury.\nMETHODS: This study was a retrospective analysis of patients who presented to the emergency department with traumatic brain injuries. We classified the 270 patients into two groups. Group A was 64 years and younger, and group B was 65 years and older. Their GCS, ISS, age, sex, comorbidities, and anticoagulant use were abstracted. The primary outcome was mortality and length of stay. The groups were compared using an independent student's t-test and Chi-square analysis. The Cox regression analysis was used to analyze differences in the outcome while adjusting for the above factors.\nRESULTS: There were 140 patients in group A, and 130 patients in group B who presented to the ED with a GCS of 14-15 and an ISS of below 15. The mean ISS significantly differed between group A (6.2 ± 6.8) vs (7.9 ± 3.2) in group B (p &lt; 0.0001). The most common diagnosis in group A was concussion (57.3%), while in group B was subdural and subarachnoid hemorrhage (55%). In group B, 13.8% presented as a level one or level two trauma activation. The mean hospital and intensive care stay for group A was 2.1 (±1.9) days and 0.9 (±1.32) days, respectively, versus 4.2 (±3.04) days and 2.4 (±2.02 days) for the elderly group B. Mortality in group A was zero and in group B was 3.8%. Cox regression analysis showed age as an independent predictor of death as well as length of stay.\nCONCLUSION: Elderly traumatic brain injury patients presenting to the ED with minor trauma and high GCS should be triaged at a higher level in most cases.","container-title":"The American Journal of Emergency Medicine","DOI":"10.1016/j.ajem.2021.11.005","ISSN":"1532-8171","journalAbbreviation":"Am J Emerg Med","language":"eng","note":"PMID: 34808458","page":"354-357","source":"PubMed","title":"Traumatic brain injury in the elderly with high Glasgow coma scale and low injury severity scores: Factors influencing outcomes","title-short":"Traumatic brain injury in the elderly with high Glasgow coma scale and low injury severity scores","volume":"51","author":[{"family":"Bick","given":"Heather"},{"family":"Wasfie","given":"Tarik"},{"family":"Labond","given":"Virginia"},{"family":"Hella","given":"Jennifer R."},{"family":"Pearson","given":"Eric"},{"family":"Barber","given":"Kimberly R."}],"issued":{"date-parts":[["2022",1]]}}},{"id":117,"uris":["http://zotero.org/users/local/rmsRq3K8/items/8C36CXI7"],"itemData":{"id":117,"type":"article-journal","abstract":"Introduction: Traumatic brain injury (TBI) is frequently encountered in geriatric patients, but there is a paucity of data describing TBI in the elderly. Here, we show the age of patients with TBI is increasing at our medical center and discuss the relationship between age and injury severity with patient outcomes. Methods: This is a retrospective analysis of 3,179 adult patients with TBI treated at the University of California, Davis Level 1 Trauma Center between 2009 and 2016. Age, Glasgow Coma Scale (GCS), and CT Rotterdam Scores were recorded. Age was analyzed as both a continuous and categorical variable (18-34, 35-50, 51-65, &gt;65 years-old). Extended Glasgow Outcome Scale was obtained at 3 and 6 months and dichotomized into favorable and unfavorable outcomes. Multivariable general linear regression models, chi-square, logistic regression analyses and ANOVA were used for statistical analyses; a p &lt; 0.05 was considered significant. Results: The mean age of patients was 52.2 ± 21.9 years with a male predominance (69%). There was a significant trend (p = 0.002) toward an increase in mean age each year, increasing by 4.4 years (p = 0.008) over the course of the analysis. Older patients had a higher mean GCS compared to younger patients with the same CT Rotterdam Score (p = 0.027), this becoming more pronounced with worse CT Rotterdam Scores. The &gt;65 group had a 4-fold increased risk for unfavorable outcome when compared to the 18-34 group, this effect being most pronounced after mild TBI. Conclusions: The mean age of TBI patients is increasing at our trauma center. The largest disparity in outcomes across age was seen in patients with a mild GCS and low CT Rotterdam Scores, suggesting that these markers of injury severity may underestimate the severity of injury in the elderly population. This information highlights the need for clinical trials and validation of outcome markers in geriatric TBI.","container-title":"Frontiers in Neurology","DOI":"10.3389/fneur.2020.00112","ISSN":"1664-2295","journalAbbreviation":"Front Neurol","language":"eng","note":"PMID: 32153493\nPMCID: PMC7045038","page":"112","source":"PubMed","title":"The Increasing Age of TBI Patients at a Single Level 1 Trauma Center and the Discordance Between GCS and CT Rotterdam Scores in the Elderly","volume":"11","author":[{"family":"Garza","given":"Nicholas"},{"family":"Toussi","given":"Atrin"},{"family":"Wilson","given":"Machelle"},{"family":"Shahlaie","given":"Kiarash"},{"family":"Martin","given":"Ryan"}],"issued":{"date-parts":[["2020"]]}}}],"schema":"https://github.com/citation-style-language/schema/raw/master/csl-citation.json"} </w:instrText>
      </w:r>
      <w:r w:rsidR="00627E6A" w:rsidRPr="00432360">
        <w:rPr>
          <w:lang w:val="en-GB"/>
        </w:rPr>
        <w:fldChar w:fldCharType="separate"/>
      </w:r>
      <w:r w:rsidR="00021DA5" w:rsidRPr="00432360">
        <w:rPr>
          <w:noProof/>
          <w:lang w:val="en-GB"/>
        </w:rPr>
        <w:t>(38,39)</w:t>
      </w:r>
      <w:r w:rsidR="00627E6A" w:rsidRPr="00432360">
        <w:rPr>
          <w:lang w:val="en-GB"/>
        </w:rPr>
        <w:fldChar w:fldCharType="end"/>
      </w:r>
      <w:r w:rsidR="00627E6A" w:rsidRPr="00432360">
        <w:rPr>
          <w:lang w:val="en-GB"/>
        </w:rPr>
        <w:t xml:space="preserve">. </w:t>
      </w:r>
      <w:r w:rsidR="00B815AB" w:rsidRPr="00B815AB">
        <w:rPr>
          <w:lang w:val="en-GB"/>
        </w:rPr>
        <w:t>These findings suggest two pathways to OFI: one in unstable patients with immediate needs and another in stable-appearing patients whose injury severity may be underestimated</w:t>
      </w:r>
      <w:r w:rsidR="004117A7">
        <w:rPr>
          <w:lang w:val="en-GB"/>
        </w:rPr>
        <w:t xml:space="preserve">, which </w:t>
      </w:r>
      <w:r w:rsidR="00B815AB">
        <w:rPr>
          <w:lang w:val="en-GB"/>
        </w:rPr>
        <w:t>may</w:t>
      </w:r>
      <w:r w:rsidR="00B815AB" w:rsidRPr="00B815AB">
        <w:rPr>
          <w:lang w:val="en-GB"/>
        </w:rPr>
        <w:t xml:space="preserve"> help explain why RTS emerged as significant only after adjustment. </w:t>
      </w:r>
    </w:p>
    <w:p w14:paraId="26BD0652" w14:textId="77777777" w:rsidR="00D16674" w:rsidRDefault="00A352EE" w:rsidP="00D16674">
      <w:pPr>
        <w:pStyle w:val="NormalWeb"/>
        <w:spacing w:line="360" w:lineRule="auto"/>
        <w:rPr>
          <w:lang w:val="en-GB"/>
        </w:rPr>
      </w:pPr>
      <w:commentRangeStart w:id="75"/>
      <w:r w:rsidRPr="00432360">
        <w:rPr>
          <w:lang w:val="en-GB"/>
        </w:rPr>
        <w:t>In this TBI cohort</w:t>
      </w:r>
      <w:r w:rsidR="00125A13" w:rsidRPr="00432360">
        <w:rPr>
          <w:lang w:val="en-GB"/>
        </w:rPr>
        <w:t xml:space="preserve">, admission to an HDU remained independently associated with increased odds of OFI, whereas crude ORs for the </w:t>
      </w:r>
      <w:r w:rsidR="00D16674">
        <w:rPr>
          <w:lang w:val="en-GB"/>
        </w:rPr>
        <w:t>OT</w:t>
      </w:r>
      <w:r w:rsidR="00125A13" w:rsidRPr="00432360">
        <w:rPr>
          <w:lang w:val="en-GB"/>
        </w:rPr>
        <w:t xml:space="preserve"> and ICU were attenuated in the multivariable model. </w:t>
      </w:r>
      <w:r w:rsidR="001533E5" w:rsidRPr="00432360">
        <w:rPr>
          <w:lang w:val="en-GB"/>
        </w:rPr>
        <w:t xml:space="preserve">This suggests </w:t>
      </w:r>
      <w:r w:rsidR="00F303BE" w:rsidRPr="00432360">
        <w:rPr>
          <w:lang w:val="en-GB"/>
        </w:rPr>
        <w:t>that the crude results are largely understood by underlying injury severity, physiological instability and care complexity</w:t>
      </w:r>
      <w:r w:rsidR="0064126E">
        <w:rPr>
          <w:lang w:val="en-GB"/>
        </w:rPr>
        <w:t>, for which ISS and RTS already serve as proxies</w:t>
      </w:r>
      <w:r w:rsidR="00F303BE" w:rsidRPr="00432360">
        <w:rPr>
          <w:lang w:val="en-GB"/>
        </w:rPr>
        <w:t>. Furthermore, gravely injured patients are more likely to require ICU or immediate operative care and to follow intervention-dense, multi-step trajectories</w:t>
      </w:r>
      <w:r w:rsidR="00D16674">
        <w:rPr>
          <w:lang w:val="en-GB"/>
        </w:rPr>
        <w:t>,</w:t>
      </w:r>
      <w:r w:rsidR="00D16674" w:rsidRPr="008B3E55">
        <w:rPr>
          <w:lang w:val="en-GB"/>
          <w:rPrChange w:id="76" w:author="Martin Gerdin Wärnberg" w:date="2025-12-03T22:06:00Z" w16du:dateUtc="2025-12-03T21:06:00Z">
            <w:rPr/>
          </w:rPrChange>
        </w:rPr>
        <w:t xml:space="preserve"> </w:t>
      </w:r>
      <w:r w:rsidR="00D16674" w:rsidRPr="00D16674">
        <w:rPr>
          <w:lang w:val="en-GB"/>
        </w:rPr>
        <w:t>so ICU and OT appear to function mainly as markers of clinical complexity rather than independent predictors of OFI, in line with some previous studies</w:t>
      </w:r>
      <w:r w:rsidR="00D16674">
        <w:rPr>
          <w:lang w:val="en-GB"/>
        </w:rPr>
        <w:t xml:space="preserve"> </w:t>
      </w:r>
      <w:r w:rsidR="007B209D" w:rsidRPr="00432360">
        <w:rPr>
          <w:lang w:val="en-GB"/>
        </w:rPr>
        <w:fldChar w:fldCharType="begin"/>
      </w:r>
      <w:r w:rsidR="00922C6D" w:rsidRPr="00432360">
        <w:rPr>
          <w:lang w:val="en-GB"/>
        </w:rPr>
        <w:instrText xml:space="preserve"> ADDIN ZOTERO_ITEM CSL_CITATION {"citationID":"nvviWQrq","properties":{"formattedCitation":"(32)","plainCitation":"(32)","noteIndex":0},"citationItems":[{"id":55,"uris":["http://zotero.org/users/local/rmsRq3K8/items/4LIQUGAF"],"itemData":{"id":55,"type":"article-journal","abstract":"BACKGROUND: Trauma is one of the leading causes of morbidity and mortality worldwide. Morbidity and mortality review of selected patient cases is used to improve the quality of trauma care by identifying opportunities for improvement (OFI). The aim of this study was to assess how patient and process factors are associated with OFI in trauma care.\nMETHODS: We conducted a registry-based study using all patients between 2017 and 2021 from the Karolinska University Hospital who had been reviewed regarding the presence of OFI as defined by a morbidity and mortality conference. We used bi- and multivariable logistic regression to assess the associations between the following patient and process factors and OFI: age, sex, respiratory rate, systolic blood pressure, Glasgow Coma Scale (GCS), Injury Severity Score (ISS), survival at 30 days, highest hospital care level, arrival on working hours, arrival on weekends, intubation status and time to first computed tomography (CT).\nRESULTS: OFI was identified in 300 (5.8%) out of 5182 patients. Age, missing Glasgow Coma Scale, time to first CT, highest hospital care level and ISS were statistically significantly associated with OFI.\nCONCLUSION: Several patient and process factors were found to be associated with OFI, indicating that patients with moderate to severe trauma and those with delays to first CT are at the highest odds of OFI.","container-title":"Scandinavian Journal of Trauma, Resuscitation and Emergency Medicine","DOI":"10.1186/s13049-023-01157-y","ISSN":"1757-7241","issue":"1","journalAbbreviation":"Scand J Trauma Resusc Emerg Med","language":"eng","note":"PMID: 38012791\nPMCID: PMC10680227","page":"87","source":"PubMed","title":"Patient and process factors associated with opportunities for improvement in trauma care: a registry-based study","title-short":"Patient and process factors associated with opportunities for improvement in trauma care","volume":"31","author":[{"family":"Albaaj","given":"Hussein"},{"family":"Attergrim","given":"Jonatan"},{"family":"Strömmer","given":"Lovisa"},{"family":"Brattström","given":"Olof"},{"family":"Jacobsson","given":"Martin"},{"family":"Wihlke","given":"Gunilla"},{"family":"Västerbo","given":"Liselott"},{"family":"Joneborg","given":"Elias"},{"family":"Gerdin Wärnberg","given":"Martin"}],"issued":{"date-parts":[["2023",11,27]]}}}],"schema":"https://github.com/citation-style-language/schema/raw/master/csl-citation.json"} </w:instrText>
      </w:r>
      <w:r w:rsidR="007B209D" w:rsidRPr="00432360">
        <w:rPr>
          <w:lang w:val="en-GB"/>
        </w:rPr>
        <w:fldChar w:fldCharType="separate"/>
      </w:r>
      <w:r w:rsidR="00922C6D" w:rsidRPr="00432360">
        <w:rPr>
          <w:noProof/>
          <w:lang w:val="en-GB"/>
        </w:rPr>
        <w:t>(32)</w:t>
      </w:r>
      <w:r w:rsidR="007B209D" w:rsidRPr="00432360">
        <w:rPr>
          <w:lang w:val="en-GB"/>
        </w:rPr>
        <w:fldChar w:fldCharType="end"/>
      </w:r>
      <w:r w:rsidR="00F303BE" w:rsidRPr="00432360">
        <w:rPr>
          <w:lang w:val="en-GB"/>
        </w:rPr>
        <w:t>.</w:t>
      </w:r>
      <w:r w:rsidR="0064126E" w:rsidRPr="0064126E">
        <w:rPr>
          <w:lang w:val="en-GB"/>
        </w:rPr>
        <w:t xml:space="preserve"> This contrasts with other work suggesting that most preventable or possibly preventable deaths occur in critical care or ICU settings</w:t>
      </w:r>
      <w:r w:rsidR="00986C5A" w:rsidRPr="00432360">
        <w:rPr>
          <w:lang w:val="en-GB"/>
        </w:rPr>
        <w:t xml:space="preserve">, and thus have more OFIs </w:t>
      </w:r>
      <w:r w:rsidR="00986C5A" w:rsidRPr="00432360">
        <w:rPr>
          <w:lang w:val="en-GB"/>
        </w:rPr>
        <w:fldChar w:fldCharType="begin"/>
      </w:r>
      <w:r w:rsidR="00021DA5" w:rsidRPr="00432360">
        <w:rPr>
          <w:lang w:val="en-GB"/>
        </w:rPr>
        <w:instrText xml:space="preserve"> ADDIN ZOTERO_ITEM CSL_CITATION {"citationID":"yakmN67j","properties":{"formattedCitation":"(22,40)","plainCitation":"(22,40)","noteIndex":0},"citationItems":[{"id":47,"uris":["http://zotero.org/users/local/rmsRq3K8/items/7WTE9K88"],"itemData":{"id":47,"type":"article-journal","abstract":"OBJECTIVE: The objective of this study was to analyze the preventable and potentially preventable deaths occurring at a mature Level I trauma center.\nMETHODS: All trauma patients that died during their initial hospital admission during an 8-year period (January, 1998 to December, 2005) were analyzed. The deaths were initially reviewed at a weekly Morbidity and Mortality (M&amp;M) conference followed by a multidisciplinary (Trauma Surgery, Critical Care, Emergency Medicine, Neurosurgery, Nursing, and Coroner) Combined Trauma Death Review Committee, and were classified into nonpreventable, potentially preventable, and preventable deaths. All preventable and potentially preventable deaths were identified for the purpose of the study. Quality improvement death forms included data on epidemiology, vital signs, injury severity, type of injury, probability of survival with Trauma and Injury Severity Score methodology, preventability (nonpreventable, potentially preventable, and preventable deaths), errors in the evaluation and management of the patient, and classification of errors (system, judgment, knowledge). Additional injury details, clinical course, circumstances leading to the death and autopsy findings were abstracted from the trauma registry and individual chart review.\nRESULTS: During the study period, 35,311 patients meeting trauma registry criteria were admitted and a total of 2,081 (5.9%) deaths occurred. Fifty-one deaths were classified as preventable or potentially preventable deaths (0.1% of admissions, 2.5% of deaths). Eleven of them (0.53% of deaths) were classified as preventable and 40 (1.92% of deaths) as potentially preventable deaths. Mean age was 40 years, 66.7% were men, mean Injury Severity Score was 27, 74.5% were blunt. The most common cause of death was bleeding (20, 39.2%) followed by multiple organ dysfunction syndrome (14, 27.5%) and cardiorespiratory arrest (8, 15.6%). This was caused by a delay in treatment (27, 52.9%), clinical judgment error (11, 21.6%), missed diagnosis (6, 11.8%), technical error (4, 7.8%), and other (3, 5.9%). The deaths peaked at two time periods: 26 (51.1%) during the first 24 hours and 16 (31.4%) after 7 days. Only one patient (2.0%) died in the first hour. The most common location of death was the intensive care unit (28, 54.9%), operating room (13, 25.5%), and emergency room (5, 9.8%).\nCONCLUSION: Preventable or potentially preventable deaths are rare but do occur at an academic Level I trauma center. Delay in treatment and error in judgment are the leading causes of preventable and potentially preventable deaths.","container-title":"The Journal of Trauma","DOI":"10.1097/TA.0b013e31815078ae","ISSN":"1529-8809","issue":"6","journalAbbreviation":"J Trauma","language":"eng","note":"PMID: 18212658","page":"1338-1346; discussion 1346-1347","source":"PubMed","title":"Preventable or potentially preventable mortality at a mature trauma center","volume":"63","author":[{"family":"Teixeira","given":"Pedro G. R."},{"family":"Inaba","given":"Kenji"},{"family":"Hadjizacharia","given":"Pantelis"},{"family":"Brown","given":"Carlos"},{"family":"Salim","given":"Ali"},{"family":"Rhee","given":"Peter"},{"family":"Browder","given":"Timothy"},{"family":"Noguchi","given":"Thomas T."},{"family":"Demetriades","given":"Demetrios"}],"issued":{"date-parts":[["2007",12]]}}},{"id":124,"uris":["http://zotero.org/users/local/rmsRq3K8/items/BSG3FPYM"],"itemData":{"id":124,"type":"article-journal","container-title":"Journal of Trauma and Injury","DOI":"10.20408/jti.2020.0074","ISSN":"1738-8767, 2287-1683","issue":"4","journalAbbreviation":"J Trauma Inj","language":"English","note":"publisher: The Korean Society of Traumatology","page":"225-232","source":"www.jtraumainj.org","title":"Major Causes of Preventable Death in Trauma Patients","volume":"34","author":[{"family":"Park","given":"Youngeun"},{"family":"Lee","given":"Gil Jae"},{"family":"Lee","given":"Min A."},{"family":"Choi","given":"Kang Kook"},{"family":"Gwak","given":"Jihun"},{"family":"Hyun","given":"Sung Youl"},{"family":"Jeon","given":"Yang Bin"},{"family":"Yoon","given":"Yong-Cheol"},{"family":"Lee","given":"Jungnam"},{"family":"Yu","given":"Byungchul"}],"issued":{"date-parts":[["2021",7,29]]}}}],"schema":"https://github.com/citation-style-language/schema/raw/master/csl-citation.json"} </w:instrText>
      </w:r>
      <w:r w:rsidR="00986C5A" w:rsidRPr="00432360">
        <w:rPr>
          <w:lang w:val="en-GB"/>
        </w:rPr>
        <w:fldChar w:fldCharType="separate"/>
      </w:r>
      <w:r w:rsidR="00021DA5" w:rsidRPr="00432360">
        <w:rPr>
          <w:noProof/>
          <w:lang w:val="en-GB"/>
        </w:rPr>
        <w:t>(22,40)</w:t>
      </w:r>
      <w:r w:rsidR="00986C5A" w:rsidRPr="00432360">
        <w:rPr>
          <w:lang w:val="en-GB"/>
        </w:rPr>
        <w:fldChar w:fldCharType="end"/>
      </w:r>
      <w:r w:rsidR="00986C5A" w:rsidRPr="00432360">
        <w:rPr>
          <w:lang w:val="en-GB"/>
        </w:rPr>
        <w:t xml:space="preserve">. </w:t>
      </w:r>
      <w:r w:rsidR="00D16674">
        <w:rPr>
          <w:lang w:val="en-GB"/>
        </w:rPr>
        <w:t xml:space="preserve"> </w:t>
      </w:r>
      <w:commentRangeEnd w:id="75"/>
      <w:r w:rsidR="00E86F7D">
        <w:rPr>
          <w:rStyle w:val="CommentReference"/>
          <w:rFonts w:eastAsiaTheme="minorHAnsi"/>
          <w:lang w:eastAsia="en-US"/>
        </w:rPr>
        <w:commentReference w:id="75"/>
      </w:r>
    </w:p>
    <w:p w14:paraId="114ADC8D" w14:textId="0CC2C2EF" w:rsidR="00125A13" w:rsidRPr="00432360" w:rsidRDefault="0064126E" w:rsidP="00D16674">
      <w:pPr>
        <w:pStyle w:val="NormalWeb"/>
        <w:spacing w:line="360" w:lineRule="auto"/>
        <w:rPr>
          <w:lang w:val="en-GB"/>
        </w:rPr>
      </w:pPr>
      <w:r w:rsidRPr="0064126E">
        <w:rPr>
          <w:lang w:val="en-GB"/>
        </w:rPr>
        <w:t xml:space="preserve">The dynamic course of TBI provides one possible explanation for the persisting HDU association. </w:t>
      </w:r>
      <w:r w:rsidR="002C5567" w:rsidRPr="00432360">
        <w:rPr>
          <w:lang w:val="en-GB"/>
        </w:rPr>
        <w:t xml:space="preserve">The association may instead reflect a group of patients whose risk is underestimated at arrival and </w:t>
      </w:r>
      <w:r w:rsidR="001179A4" w:rsidRPr="00432360">
        <w:rPr>
          <w:lang w:val="en-GB"/>
        </w:rPr>
        <w:t xml:space="preserve">who subsequently develop </w:t>
      </w:r>
      <w:r w:rsidR="002C5567" w:rsidRPr="00432360">
        <w:rPr>
          <w:lang w:val="en-GB"/>
        </w:rPr>
        <w:t xml:space="preserve">secondary pathophysiological issues </w:t>
      </w:r>
      <w:r w:rsidR="002C5567" w:rsidRPr="00432360">
        <w:rPr>
          <w:lang w:val="en-GB"/>
        </w:rPr>
        <w:fldChar w:fldCharType="begin"/>
      </w:r>
      <w:r w:rsidR="00021DA5" w:rsidRPr="00432360">
        <w:rPr>
          <w:lang w:val="en-GB"/>
        </w:rPr>
        <w:instrText xml:space="preserve"> ADDIN ZOTERO_ITEM CSL_CITATION {"citationID":"ZOy5TlIt","properties":{"formattedCitation":"(41)","plainCitation":"(41)","noteIndex":0},"citationItems":[{"id":127,"uris":["http://zotero.org/users/local/rmsRq3K8/items/A6LVN373"],"itemData":{"id":127,"type":"article-journal","abstract":"BACKGROUND: Patients with moderate traumatic brain injury (TBI) are a heterogeneous group with great variability in clinical course. Guidelines for monitoring and level of care in the acute phase are lacking. The main aim of this observational study was to describe injury severity and the acute phase course during the first three days post-injury in a cohort of patients with moderate TBI. Deviations from defined parameters in selected physiological variables were also studied, based on guidelines for severe TBI during the same period.\nMETHODS: During a 5-year period (2004-2009), 119 patients ≥16 years (median age 47 years, range 16-92) with moderate TBI according to the Head Injury Severity Scale were admitted to a Norwegian level 1 trauma centre. Injury-related and acute phase data were collected prospectively. Deviations in six physiological variables were collected retrospectively.\nRESULTS: Eighty-six percent of the patients had intracranial pathology on CT scan and 61 % had extracranial injuries. Eighty-four percent of all patients were admitted to intensive care units (ICUs) the first day, and 51 % stayed in ICUs ≥3 days. Patients staying in ICUs ≥3 days had lower median Glasgow Coma Scale score; 12 (range 9-15) versus 13 (range 9-15, P = 0.003) and more often extracranial injuries (77 % versus 42 %, P = 0.001) than patients staying in ICU 0-2 days. Most patients staying in ICUs ≥3 days had at least one episode of hypotension (53 %), hypoxia (57 %), hyperthermia (59 %), anaemia (56 %) and hyperglycaemia (65 %), and the proportion of anaemia related to number of measurements was high (33 %).\nCONCLUSION: Most of the moderate TBI patients stayed in an ICU the first day, and half of them stayed in ICUs ≥3 days due to not only intracranial, but also extracranial injuries. Deviations in physiological variables were often seen in this latter group of patients. Lack of guidelines for patients with moderate TBI may leave these deviations uncorrected. We propose that in future research of moderate TBI, patients might be differentiated with regard to their need for monitoring and level of care the first few days post-injury. This could contribute to improvement of acute phase management.","container-title":"Scandinavian Journal of Trauma, Resuscitation and Emergency Medicine","DOI":"10.1186/s13049-016-0269-5","ISSN":"1757-7241","journalAbbreviation":"Scand J Trauma Resusc Emerg Med","language":"eng","note":"PMID: 27216804\nPMCID: PMC4878035","page":"77","source":"PubMed","title":"Moderate traumatic brain injury, acute phase course and deviations in physiological variables: an observational study","title-short":"Moderate traumatic brain injury, acute phase course and deviations in physiological variables","volume":"24","author":[{"family":"Lund","given":"Stine B."},{"family":"Gjeilo","given":"Kari H."},{"family":"Moen","given":"Kent G."},{"family":"Schirmer-Mikalsen","given":"Kari"},{"family":"Skandsen","given":"Toril"},{"family":"Vik","given":"Anne"}],"issued":{"date-parts":[["2016",5,23]]}}}],"schema":"https://github.com/citation-style-language/schema/raw/master/csl-citation.json"} </w:instrText>
      </w:r>
      <w:r w:rsidR="002C5567" w:rsidRPr="00432360">
        <w:rPr>
          <w:lang w:val="en-GB"/>
        </w:rPr>
        <w:fldChar w:fldCharType="separate"/>
      </w:r>
      <w:r w:rsidR="00021DA5" w:rsidRPr="00432360">
        <w:rPr>
          <w:noProof/>
          <w:lang w:val="en-GB"/>
        </w:rPr>
        <w:t>(41)</w:t>
      </w:r>
      <w:r w:rsidR="002C5567" w:rsidRPr="00432360">
        <w:rPr>
          <w:lang w:val="en-GB"/>
        </w:rPr>
        <w:fldChar w:fldCharType="end"/>
      </w:r>
      <w:r w:rsidR="002C5567" w:rsidRPr="00432360">
        <w:rPr>
          <w:lang w:val="en-GB"/>
        </w:rPr>
        <w:t xml:space="preserve">. </w:t>
      </w:r>
      <w:r w:rsidR="001179A4" w:rsidRPr="00432360">
        <w:rPr>
          <w:lang w:val="en-GB"/>
        </w:rPr>
        <w:t xml:space="preserve">In such cases, the highly monitored and protocolised </w:t>
      </w:r>
      <w:r w:rsidR="00F303BE" w:rsidRPr="00432360">
        <w:rPr>
          <w:lang w:val="en-GB"/>
        </w:rPr>
        <w:t xml:space="preserve">nature of the ICU and OT </w:t>
      </w:r>
      <w:r w:rsidR="001179A4" w:rsidRPr="00432360">
        <w:rPr>
          <w:lang w:val="en-GB"/>
        </w:rPr>
        <w:t>m</w:t>
      </w:r>
      <w:r w:rsidR="007B209D" w:rsidRPr="00432360">
        <w:rPr>
          <w:lang w:val="en-GB"/>
        </w:rPr>
        <w:t xml:space="preserve">ay </w:t>
      </w:r>
      <w:r>
        <w:rPr>
          <w:lang w:val="en-GB"/>
        </w:rPr>
        <w:t>allow</w:t>
      </w:r>
      <w:r w:rsidR="002C5567" w:rsidRPr="00432360">
        <w:rPr>
          <w:lang w:val="en-GB"/>
        </w:rPr>
        <w:t xml:space="preserve"> </w:t>
      </w:r>
      <w:r w:rsidR="001179A4" w:rsidRPr="00432360">
        <w:rPr>
          <w:lang w:val="en-GB"/>
        </w:rPr>
        <w:t xml:space="preserve">earlier </w:t>
      </w:r>
      <w:r w:rsidRPr="0064126E">
        <w:rPr>
          <w:lang w:val="en-GB"/>
        </w:rPr>
        <w:t>detection and treatment</w:t>
      </w:r>
      <w:r w:rsidR="007B209D" w:rsidRPr="00432360">
        <w:rPr>
          <w:lang w:val="en-GB"/>
        </w:rPr>
        <w:t xml:space="preserve">, </w:t>
      </w:r>
      <w:r w:rsidR="001179A4" w:rsidRPr="00432360">
        <w:rPr>
          <w:lang w:val="en-GB"/>
        </w:rPr>
        <w:t xml:space="preserve">whereas intermediate settings without the same </w:t>
      </w:r>
      <w:r>
        <w:rPr>
          <w:lang w:val="en-GB"/>
        </w:rPr>
        <w:t xml:space="preserve">level of </w:t>
      </w:r>
      <w:r w:rsidR="001179A4" w:rsidRPr="00432360">
        <w:rPr>
          <w:lang w:val="en-GB"/>
        </w:rPr>
        <w:t>resources</w:t>
      </w:r>
      <w:r>
        <w:rPr>
          <w:lang w:val="en-GB"/>
        </w:rPr>
        <w:t xml:space="preserve"> </w:t>
      </w:r>
      <w:r w:rsidR="001179A4" w:rsidRPr="00432360">
        <w:rPr>
          <w:lang w:val="en-GB"/>
        </w:rPr>
        <w:t>may be more vulnerable to delayed recognition and escalation</w:t>
      </w:r>
      <w:r>
        <w:rPr>
          <w:lang w:val="en-GB"/>
        </w:rPr>
        <w:t xml:space="preserve">. </w:t>
      </w:r>
      <w:r w:rsidR="00F355F6" w:rsidRPr="00432360">
        <w:rPr>
          <w:lang w:val="en-GB"/>
        </w:rPr>
        <w:t>The</w:t>
      </w:r>
      <w:r w:rsidR="00F355F6" w:rsidRPr="00F355F6">
        <w:rPr>
          <w:lang w:val="en-GB"/>
        </w:rPr>
        <w:t xml:space="preserve"> present findings suggest that additional OFIs may arise primarily from mismatches between patient acuity and monitoring level in intermediate units, rather than from HDU care itself. This may include patients initially admitted to an HDU when ICU-level surveillance would have been more appropriate.</w:t>
      </w:r>
    </w:p>
    <w:p w14:paraId="085C07C8" w14:textId="08CE7EFB" w:rsidR="00A33559" w:rsidRPr="00432360" w:rsidRDefault="00A33559" w:rsidP="00807A16">
      <w:pPr>
        <w:spacing w:line="360" w:lineRule="auto"/>
        <w:jc w:val="both"/>
        <w:rPr>
          <w:lang w:val="en-GB"/>
        </w:rPr>
      </w:pPr>
      <w:r w:rsidRPr="00432360">
        <w:rPr>
          <w:lang w:val="en-GB"/>
        </w:rPr>
        <w:t xml:space="preserve">A prolonged hospital stay was statistically significant in the adjusted regression model for this study. </w:t>
      </w:r>
      <w:r w:rsidR="00437F98" w:rsidRPr="00437F98">
        <w:rPr>
          <w:lang w:val="en-GB"/>
        </w:rPr>
        <w:t>In TBI populations, length of stay is commonly interpreted because of complications, complex and intensive care</w:t>
      </w:r>
      <w:r w:rsidR="00437F98">
        <w:rPr>
          <w:lang w:val="en-GB"/>
        </w:rPr>
        <w:t>,</w:t>
      </w:r>
      <w:r w:rsidR="00437F98" w:rsidRPr="00437F98">
        <w:rPr>
          <w:lang w:val="en-GB"/>
        </w:rPr>
        <w:t xml:space="preserve"> rather than a causal </w:t>
      </w:r>
      <w:proofErr w:type="gramStart"/>
      <w:r w:rsidR="00437F98" w:rsidRPr="00437F98">
        <w:rPr>
          <w:lang w:val="en-GB"/>
        </w:rPr>
        <w:t>factor in itself</w:t>
      </w:r>
      <w:proofErr w:type="gramEnd"/>
      <w:r w:rsidR="00437F98" w:rsidRPr="00437F98">
        <w:rPr>
          <w:lang w:val="en-GB"/>
        </w:rPr>
        <w:t xml:space="preserve">. </w:t>
      </w:r>
      <w:r w:rsidR="00D16674" w:rsidRPr="00D16674">
        <w:rPr>
          <w:lang w:val="en-GB"/>
        </w:rPr>
        <w:t>Large TBI cohorts show that higher injury severity, extracranial complications and discharge difficulties drive longer stay</w:t>
      </w:r>
      <w:r w:rsidR="00D16674">
        <w:rPr>
          <w:lang w:val="en-GB"/>
        </w:rPr>
        <w:t xml:space="preserve">s </w:t>
      </w:r>
      <w:r w:rsidR="00D16674">
        <w:rPr>
          <w:lang w:val="en-GB"/>
        </w:rPr>
        <w:fldChar w:fldCharType="begin"/>
      </w:r>
      <w:r w:rsidR="00D16674">
        <w:rPr>
          <w:lang w:val="en-GB"/>
        </w:rPr>
        <w:instrText xml:space="preserve"> ADDIN ZOTERO_ITEM CSL_CITATION {"citationID":"3bUxLJ09","properties":{"formattedCitation":"(34,42)","plainCitation":"(34,42)","noteIndex":0},"citationItems":[{"id":107,"uris":["http://zotero.org/users/local/rmsRq3K8/items/XJBJYPE4"],"itemData":{"id":107,"type":"article-journal","abstract":"BACKGROUND: Traumatic brain injury (TBI) is the leading cause of disability in children and young adults and costs CAD$3 billion annually in Canada. Stakeholders have expressed the urgent need to obtain information on resource use for TBI to improve the quality and efficiency of acute care in this patient population. We aimed to assess the components and determinants of hospital and ICU LOS for TBI admissions.\nMETHODS: We performed a retrospective multicenter cohort study on 11,199 adults admitted for TBI between 2007 and 2012 in an inclusive Canadian trauma system. Our primary outcome measure was index hospital LOS (admission to the hospital with the highest designation level). Index LOS was compared to total LOS (all consecutive admissions related to the injury). Expected LOS was calculated by matching TBI admissions to all-diagnosis hospital admissions by age, gender, and year of admission. LOS determinants were identified using multilevel linear regression.\nRESULTS: Geometric mean total LOS was 1day longer than geometric mean index LOS (12.6 versus 11.7 days). Observed index and ICU LOS were respectively 4.2days and 2.5days longer than that expected according to all-diagnosis admissions. The six most important determinants of LOS were discharge destination, severity of concomitant injuries, extracranial complications, GCS, TBI severity, and mechanical ventilation, accounting for 80% of explained variation.\nCONCLUSIONS: Results of this multicenter retrospective cohort study suggest that hospital and ICU LOS for TBI admissions are 56% and 119% longer than expected according to all-diagnosis admissions, respectively. In addition, hospital LOS is underestimated when only the index visit is considered and is largely influenced by discharge destination and extracranial complications, suggesting that improvements could be achieved with better discharge planning and interventions targeting prevention of in-hospital complications. This study highlights the importance of considering TBI patients as a distinct population when allocating resources or planning quality improvement interventions.","container-title":"Injury","DOI":"10.1016/j.injury.2016.10.042","ISSN":"1879-0267","issue":"1","journalAbbreviation":"Injury","language":"eng","note":"PMID: 27839794","page":"94-100","source":"PubMed","title":"Hospital length of stay following admission for traumatic brain injury in a Canadian integrated trauma system: A retrospective multicenter cohort study","title-short":"Hospital length of stay following admission for traumatic brain injury in a Canadian integrated trauma system","volume":"48","author":[{"family":"Tardif","given":"Pier-Alexandre"},{"family":"Moore","given":"Lynne"},{"family":"Boutin","given":"Amélie"},{"family":"Dufresne","given":"Philippe"},{"family":"Omar","given":"Madiba"},{"family":"Bourgeois","given":"Gilles"},{"family":"Bonaventure","given":"Paule Lessard"},{"family":"Kuimi","given":"Brice Lionel Batomen"},{"family":"Turgeon","given":"Alexis F."}],"issued":{"date-parts":[["2017",1]]}}},{"id":130,"uris":["http://zotero.org/users/local/rmsRq3K8/items/K27W5WZN"],"itemData":{"id":130,"type":"article-journal","abstract":"BACKGROUND: Hospital length of stay (HLOS) after traumatic brain injury (TBI) is an important metric of injury severity, resource utilization, and access to post-acute care services. Risk factors for protracted HLOS after TBI require further characterization.\nMETHODS: Data regarding adult inpatients admitted to a single U.S. level 1 trauma center with a diagnosis of acute TBI between August 1, 2019, and April 1, 2022, were extracted from the electronic health record. Patients with extreme HLOS (XHLOS, &gt;99th percentile of institutional TBI HLOS) were compared with those without XHLOS. Socioeconomic status (SES), clinical/injury factors, and discharge disposition were analyzed.\nRESULTS: In 1638 patients, the median HLOS was 3 days (interquartile range [IQR]: 2-8 days). XHLOS threshold was &gt;70 days (N = 18; range: 72-146 days). XHLOS was associated with younger age (XHLOS/non-XHLOS: 50.4/59.6 years; P = 0.042) and greater proportions with severe TBI (55.6%/11.4%; P &lt; 0.001), low SES (72.2%/31.4%; P &lt; 0.001), and Medicaid insurance (77.8%/30.1%; P &lt; 0.001). XHLOS patients were more likely to die in hospital (22.2%/8.1%) and discharge to post-acute facility (77.8%/16.3%; P &lt; 0.001). No XHLOS patients were discharged to home. In XHLOS patients alive at discharge, medical stability was documented at median 39 days (IQR: 28-58 days) and were hospitalized for another 56 days (IQR: 26.5-78.5 days).\nCONCLUSIONS: XHLOS patients were more likely to have severe injuries, low SES, and Medicaid. XHLOS is associated with in-hospital mortality and need for post-acute placement. XHLOS patients often demonstrated medical stability long before placement, underscoring complex relationships between SES, health insurance, and outcome. These findings have important implications for quality improvement and resource utilization at acute care hospitals and await validation from larger trials.","container-title":"World Neurosurgery","DOI":"10.1016/j.wneu.2022.08.122","ISSN":"1878-8769","journalAbbreviation":"World Neurosurg","language":"eng","note":"PMID: 36058487","page":"e998-e1005","source":"PubMed","title":"Predictors of Extreme Hospital Length of Stay After Traumatic Brain Injury","volume":"167","author":[{"family":"Yue","given":"John K."},{"family":"Krishnan","given":"Nishanth"},{"family":"Chyall","given":"Lawrence"},{"family":"Haddad","given":"Alexander F."},{"family":"Vega","given":"Paloma"},{"family":"Caldwell","given":"David J."},{"family":"Umbach","given":"Gray"},{"family":"Tantry","given":"Evelyne"},{"family":"Tarapore","given":"Phiroz E."},{"family":"Huang","given":"Michael C."},{"family":"Manley","given":"Geoffrey T."},{"family":"DiGiorgio","given":"Anthony M."}],"issued":{"date-parts":[["2022",11]]}}}],"schema":"https://github.com/citation-style-language/schema/raw/master/csl-citation.json"} </w:instrText>
      </w:r>
      <w:r w:rsidR="00D16674">
        <w:rPr>
          <w:lang w:val="en-GB"/>
        </w:rPr>
        <w:fldChar w:fldCharType="separate"/>
      </w:r>
      <w:r w:rsidR="00D16674">
        <w:rPr>
          <w:noProof/>
          <w:lang w:val="en-GB"/>
        </w:rPr>
        <w:t>(34,42)</w:t>
      </w:r>
      <w:r w:rsidR="00D16674">
        <w:rPr>
          <w:lang w:val="en-GB"/>
        </w:rPr>
        <w:fldChar w:fldCharType="end"/>
      </w:r>
      <w:r w:rsidR="00D16674">
        <w:rPr>
          <w:lang w:val="en-GB"/>
        </w:rPr>
        <w:t xml:space="preserve">. </w:t>
      </w:r>
      <w:r w:rsidR="00C32356" w:rsidRPr="00432360">
        <w:rPr>
          <w:lang w:val="en-GB"/>
        </w:rPr>
        <w:t xml:space="preserve">Against this background, the association between longer hospital stay and OFI may </w:t>
      </w:r>
      <w:r w:rsidR="00C32356" w:rsidRPr="00432360">
        <w:rPr>
          <w:lang w:val="en-GB"/>
        </w:rPr>
        <w:lastRenderedPageBreak/>
        <w:t xml:space="preserve">indicate that OFIs </w:t>
      </w:r>
      <w:r w:rsidR="00D16674">
        <w:rPr>
          <w:lang w:val="en-GB"/>
        </w:rPr>
        <w:t>m</w:t>
      </w:r>
      <w:r w:rsidR="00D16674" w:rsidRPr="00D16674">
        <w:rPr>
          <w:lang w:val="en-GB"/>
        </w:rPr>
        <w:t>ore frequent in patients with more severe and complex trajectories, with length of stay acting as a summary marker rather than a direct cause.</w:t>
      </w:r>
    </w:p>
    <w:p w14:paraId="0E7594C2" w14:textId="2D60E47B" w:rsidR="00C32356" w:rsidRPr="00432360" w:rsidRDefault="00A61E87" w:rsidP="00807A16">
      <w:pPr>
        <w:spacing w:line="360" w:lineRule="auto"/>
        <w:jc w:val="both"/>
        <w:rPr>
          <w:lang w:val="en-GB"/>
        </w:rPr>
      </w:pPr>
      <w:r w:rsidRPr="00432360">
        <w:rPr>
          <w:lang w:val="en-GB"/>
        </w:rPr>
        <w:t xml:space="preserve">Unlike the above-discussed, </w:t>
      </w:r>
      <w:r w:rsidR="00437F98" w:rsidRPr="00437F98">
        <w:rPr>
          <w:lang w:val="en-GB"/>
        </w:rPr>
        <w:t>several patient and process characteristics showed no significant association with OFI</w:t>
      </w:r>
      <w:r w:rsidR="00D16674">
        <w:rPr>
          <w:lang w:val="en-GB"/>
        </w:rPr>
        <w:t xml:space="preserve">. </w:t>
      </w:r>
      <w:r w:rsidR="00BA4024" w:rsidRPr="00432360">
        <w:rPr>
          <w:lang w:val="en-GB"/>
        </w:rPr>
        <w:t>The absence of an association does not imply that they are</w:t>
      </w:r>
      <w:r w:rsidR="00437F98">
        <w:rPr>
          <w:lang w:val="en-GB"/>
        </w:rPr>
        <w:t xml:space="preserve"> clinically</w:t>
      </w:r>
      <w:r w:rsidR="00BA4024" w:rsidRPr="00432360">
        <w:rPr>
          <w:lang w:val="en-GB"/>
        </w:rPr>
        <w:t xml:space="preserve"> unimportant</w:t>
      </w:r>
      <w:r w:rsidR="00437F98">
        <w:rPr>
          <w:lang w:val="en-GB"/>
        </w:rPr>
        <w:t xml:space="preserve">; </w:t>
      </w:r>
      <w:r w:rsidR="00BA4024" w:rsidRPr="00432360">
        <w:rPr>
          <w:lang w:val="en-GB"/>
        </w:rPr>
        <w:t xml:space="preserve">age, for </w:t>
      </w:r>
      <w:del w:id="77" w:author="Martin Gerdin Wärnberg" w:date="2025-12-03T22:39:00Z" w16du:dateUtc="2025-12-03T21:39:00Z">
        <w:r w:rsidR="00BA4024" w:rsidRPr="00432360" w:rsidDel="0064668D">
          <w:rPr>
            <w:lang w:val="en-GB"/>
          </w:rPr>
          <w:delText xml:space="preserve">eg </w:delText>
        </w:r>
      </w:del>
      <w:ins w:id="78" w:author="Martin Gerdin Wärnberg" w:date="2025-12-03T22:39:00Z" w16du:dateUtc="2025-12-03T21:39:00Z">
        <w:r w:rsidR="0064668D">
          <w:rPr>
            <w:lang w:val="en-GB"/>
          </w:rPr>
          <w:t>example</w:t>
        </w:r>
        <w:r w:rsidR="0064668D" w:rsidRPr="00432360">
          <w:rPr>
            <w:lang w:val="en-GB"/>
          </w:rPr>
          <w:t xml:space="preserve"> </w:t>
        </w:r>
      </w:ins>
      <w:r w:rsidR="00BA4024" w:rsidRPr="00432360">
        <w:rPr>
          <w:lang w:val="en-GB"/>
        </w:rPr>
        <w:t xml:space="preserve">is a well-known predictor for </w:t>
      </w:r>
      <w:r w:rsidR="00437F98">
        <w:rPr>
          <w:lang w:val="en-GB"/>
        </w:rPr>
        <w:t xml:space="preserve">adverse </w:t>
      </w:r>
      <w:r w:rsidR="00BA4024" w:rsidRPr="00432360">
        <w:rPr>
          <w:lang w:val="en-GB"/>
        </w:rPr>
        <w:t xml:space="preserve">outcomes in trauma and TBI populations </w:t>
      </w:r>
      <w:r w:rsidR="00BA4024" w:rsidRPr="00432360">
        <w:rPr>
          <w:lang w:val="en-GB"/>
        </w:rPr>
        <w:fldChar w:fldCharType="begin"/>
      </w:r>
      <w:r w:rsidR="00021DA5" w:rsidRPr="00432360">
        <w:rPr>
          <w:lang w:val="en-GB"/>
        </w:rPr>
        <w:instrText xml:space="preserve"> ADDIN ZOTERO_ITEM CSL_CITATION {"citationID":"rKR02aSq","properties":{"formattedCitation":"(43)","plainCitation":"(43)","noteIndex":0},"citationItems":[{"id":132,"uris":["http://zotero.org/users/local/rmsRq3K8/items/UV3IVDD4"],"itemData":{"id":132,"type":"article-journal","abstract":"BACKGROUND: Geriatric trauma patients have a worse outcome than the young with comparable injuries. The contribution of traumatic brain injury (TBI) to this increased mortality is unknown and has been confounded by the presence of other injuries. The purpose of this study was to investigate the role of age in the mortality and early outcome from isolated TBI.\nMETHODS: This was a retrospective analysis of all adult patients with isolated TBI (Abbreviated Injury Scale score &gt; or = 3) admitted during a 5-year period to two Level I trauma centers. Mortality, Glasgow Outcome Scale score at discharge, therapy, and complications were compared for elderly (age &gt; or = 65 years) and younger patients.\nRESULTS: Of 694 patients, 22% were defined as elderly. The mortality for the elderly group was twice that of their younger counterparts (30% vs. 14%, p &lt; 0.001), even for those with mild to moderate TBI (Glasgow Coma Scale score of 9-15). Thirteen percent of elderly survivors had a poor functional outcome (Glasgow Outcome Scale score of 2 or 3) at hospital discharge versus 5% in the young group (p &lt; 0.01). Independent factors associated with a high mortality were age and Glasgow Coma Scale score.\nCONCLUSION: The mortality from TBI is higher in the geriatric population at all levels of head injury. In addition, functional outcome at hospital discharge is worse. Although some of this increased mortality may be explained by complications or type of head injury, age itself is an independent predictor for mortality in TBI.","container-title":"The Journal of Trauma","DOI":"10.1097/00005373-200205000-00015","ISSN":"0022-5282","issue":"5","journalAbbreviation":"J Trauma","language":"eng","note":"PMID: 11988658","page":"907-911","source":"PubMed","title":"Isolated traumatic brain injury: age is an independent predictor of mortality and early outcome","title-short":"Isolated traumatic brain injury","volume":"52","author":[{"family":"Mosenthal","given":"Anne C."},{"family":"Lavery","given":"Robert F."},{"family":"Addis","given":"Michael"},{"family":"Kaul","given":"Sanjeev"},{"family":"Ross","given":"Steven"},{"family":"Marburger","given":"Robert"},{"family":"Deitch","given":"Edwin A."},{"family":"Livingston","given":"David H."}],"issued":{"date-parts":[["2002",5]]}}}],"schema":"https://github.com/citation-style-language/schema/raw/master/csl-citation.json"} </w:instrText>
      </w:r>
      <w:r w:rsidR="00BA4024" w:rsidRPr="00432360">
        <w:rPr>
          <w:lang w:val="en-GB"/>
        </w:rPr>
        <w:fldChar w:fldCharType="separate"/>
      </w:r>
      <w:r w:rsidR="00021DA5" w:rsidRPr="00432360">
        <w:rPr>
          <w:noProof/>
          <w:lang w:val="en-GB"/>
        </w:rPr>
        <w:t>(43)</w:t>
      </w:r>
      <w:r w:rsidR="00BA4024" w:rsidRPr="00432360">
        <w:rPr>
          <w:lang w:val="en-GB"/>
        </w:rPr>
        <w:fldChar w:fldCharType="end"/>
      </w:r>
      <w:r w:rsidR="00BA4024" w:rsidRPr="00432360">
        <w:rPr>
          <w:lang w:val="en-GB"/>
        </w:rPr>
        <w:t xml:space="preserve">. </w:t>
      </w:r>
      <w:r w:rsidR="007F7E4B" w:rsidRPr="007F7E4B">
        <w:rPr>
          <w:lang w:val="en-GB"/>
        </w:rPr>
        <w:t xml:space="preserve">Rather, </w:t>
      </w:r>
      <w:commentRangeStart w:id="79"/>
      <w:r w:rsidR="007F7E4B" w:rsidRPr="007F7E4B">
        <w:rPr>
          <w:lang w:val="en-GB"/>
        </w:rPr>
        <w:t xml:space="preserve">it </w:t>
      </w:r>
      <w:commentRangeEnd w:id="79"/>
      <w:r w:rsidR="0064668D">
        <w:rPr>
          <w:rStyle w:val="CommentReference"/>
        </w:rPr>
        <w:commentReference w:id="79"/>
      </w:r>
      <w:r w:rsidR="007F7E4B" w:rsidRPr="007F7E4B">
        <w:rPr>
          <w:lang w:val="en-GB"/>
        </w:rPr>
        <w:t>suggests that, within this trauma system,</w:t>
      </w:r>
      <w:r w:rsidR="00BA4024" w:rsidRPr="00432360">
        <w:rPr>
          <w:lang w:val="en-GB"/>
        </w:rPr>
        <w:t xml:space="preserve"> OFIs did not appear to cluster systematically by demographic profile or comorbidity burden.</w:t>
      </w:r>
      <w:r w:rsidR="009930FD" w:rsidRPr="00432360">
        <w:rPr>
          <w:lang w:val="en-GB"/>
        </w:rPr>
        <w:t xml:space="preserve"> </w:t>
      </w:r>
      <w:r w:rsidR="007F7E4B">
        <w:rPr>
          <w:lang w:val="en-GB"/>
        </w:rPr>
        <w:t>For</w:t>
      </w:r>
      <w:r w:rsidR="009930FD" w:rsidRPr="00432360">
        <w:rPr>
          <w:lang w:val="en-GB"/>
        </w:rPr>
        <w:t xml:space="preserve"> variables such as intubation and mechanical ventilation </w:t>
      </w:r>
      <w:r w:rsidR="00BF1C71" w:rsidRPr="00432360">
        <w:rPr>
          <w:lang w:val="en-GB"/>
        </w:rPr>
        <w:t>that did not show significance after adjustment, the same reasoning as for the hospital care levels can be applied: these variables operate as markers of high injury severity and intervention-dense trajectories, which ISS already captures and, to some extent, RTS.</w:t>
      </w:r>
      <w:r w:rsidR="00F54139" w:rsidRPr="00432360">
        <w:rPr>
          <w:lang w:val="en-GB"/>
        </w:rPr>
        <w:t xml:space="preserve"> </w:t>
      </w:r>
      <w:r w:rsidR="00617206">
        <w:rPr>
          <w:lang w:val="en-GB"/>
        </w:rPr>
        <w:t>Although r</w:t>
      </w:r>
      <w:r w:rsidR="00F54139" w:rsidRPr="00432360">
        <w:rPr>
          <w:lang w:val="en-GB"/>
        </w:rPr>
        <w:t>apid CT imaging has been viewed as mortality-decreasing in both general and TBI-specific cohorts</w:t>
      </w:r>
      <w:r w:rsidR="00617206">
        <w:rPr>
          <w:lang w:val="en-GB"/>
        </w:rPr>
        <w:t xml:space="preserve">, </w:t>
      </w:r>
      <w:r w:rsidR="00617206" w:rsidRPr="00617206">
        <w:rPr>
          <w:lang w:val="en-GB"/>
        </w:rPr>
        <w:t>no association with OFI was observed in this study</w:t>
      </w:r>
      <w:r w:rsidR="007F7E4B">
        <w:rPr>
          <w:lang w:val="en-GB"/>
        </w:rPr>
        <w:t xml:space="preserve"> </w:t>
      </w:r>
      <w:r w:rsidR="00F54139" w:rsidRPr="00432360">
        <w:rPr>
          <w:lang w:val="en-GB"/>
        </w:rPr>
        <w:fldChar w:fldCharType="begin"/>
      </w:r>
      <w:r w:rsidR="00021DA5" w:rsidRPr="00432360">
        <w:rPr>
          <w:lang w:val="en-GB"/>
        </w:rPr>
        <w:instrText xml:space="preserve"> ADDIN ZOTERO_ITEM CSL_CITATION {"citationID":"FeNyOUwU","properties":{"formattedCitation":"(11,44)","plainCitation":"(11,44)","noteIndex":0},"citationItems":[{"id":63,"uris":["http://zotero.org/users/local/rmsRq3K8/items/VJVC8EB7"],"itemData":{"id":63,"type":"article-journal","abstract":"BACKGROUND: Immediate whole-body CT (about 10 min after arrival) in an all-in-one resuscitation room equipped with CT has been found to be associated with shorter time to haemostasis and lower in-hospital mortality. The aim of this study was to elucidate the benefits of immediate whole-body CT after hospital arrival in patients with severe trauma with the hypothesis that immediate CT within 10 min is associated with lower in-hospital mortality.\nMETHOD: This retrospective cohort study of patients with an injury severity score of more than 15 who underwent whole-body CT was conducted using the Japanese Trauma Databank (2019-2020). An immediate CT was conducted within 10 min after arrival. In-hospital mortality, frequency of subsequent surgery, and time to surgery were compared with immediate and non-immediate CT. Inverse probability weighting was conducted to adjust for patient backgrounds, including mechanism and severity of injury, prehospital treatment, vital signs, and institutional characteristics.\nRESULTS: Among the 7832 patients included, 646 underwent immediate CT. Immediate CT was associated with lower in-hospital mortality (12.5 versus 15.7 per cent; adjusted OR 0.77 (95 per cent c.i. 0.69 to 0.84); P &lt; 0.001) and fewer damage-control surgeries (OR 0.75 (95 per cent c.i. 0.65 to 0.87)). There was a 10 to 20 min difference in median time to craniotomy, laparotomy, and angiography. These benefits were observed regardless of haemodynamic instability on hospital arrival, while they were identified only in elderly patients with severe injury and altered consciousness.\nCONCLUSION: Immediate CT within 10 min after arrival was associated with decreased in-hospital mortality in severely injured trauma patients.","container-title":"BJS open","DOI":"10.1093/bjsopen/zrac133","ISSN":"2474-9842","issue":"1","journalAbbreviation":"BJS Open","language":"eng","note":"PMID: 36680778\nPMCID: PMC9866241","page":"zrac133","source":"PubMed","title":"Immediate CT after hospital arrival and decreased in-hospital mortality in severely injured trauma patients","volume":"7","author":[{"family":"Yamamoto","given":"Ryo"},{"family":"Suzuki","given":"Masaru"},{"family":"Funabiki","given":"Tomohiro"},{"family":"Sasaki","given":"Junichi"}],"issued":{"date-parts":[["2023",1,6]]}}},{"id":139,"uris":["http://zotero.org/users/local/rmsRq3K8/items/W7E4NU9C"],"itemData":{"id":139,"type":"article-journal","abstract":"BACKGROUND: Traumatic brain injury (TBI) is a leading cause of trauma-related death and disability. Computed tomography (CT) imaging of the head is essential for diagnosis of intracranial hemorrhage. This study aimed to identify optimal time to imaging and its impact on mortality for older patients with mild TBIs.\nMATERIALS AND METHODS: State-wide quality collaborative data were used from level I-II trauma centers. Inclusion criteria were ICD-9/10 codes for head trauma, age ≥50, admission/emergency department Glasgow Coma Scale ≥14, injury severity score ≤20, nonfull trauma activation, and head CT imaging time between 5 and 90 min of arrival. Locally weighted scatterplot smoothing plot data were used to dichotomize patients into early and late head CT imaging cohorts. Multivariable logistic regression and negative binomial models were used to evaluate the effect of early verses late head CT on clinical outcomes. The primary outcome was in-hospital mortality.\nRESULTS: Mortality nadired at 35 min. Each 1-min delay in CT imaging resulted in a 2% increase in mortality (P = 0.002). Early patients had significantly reduced in-hospital mortality (P = 0.03), shorter emergency department length of stay (P &lt; 0.001), and were more likely to receive fresh frozen plasma within 4 h if anticoagulated (P = 0.03). Teaching, high-volume, and level 2 trauma centers were all less likely to provide early head CTs (all P &lt; 0.05).\nCONCLUSIONS: Delay in head CT imaging in the setting of potential mild TBI was associated with an increase in mortality. A delay in diagnosis cascades into delays in delivery of therapeutic interventions. Head CT within 35 min should be evaluated as a quality metric for older patients with mild TBI.","container-title":"The Journal of Surgical Research","DOI":"10.1016/j.jss.2019.04.006","ISSN":"1095-8673","journalAbbreviation":"J Surg Res","language":"eng","note":"PMID: 31059948","page":"4-10","source":"PubMed","title":"Early Imaging Associated With Improved Survival in Older Patients With Mild Traumatic Brain Injuries","volume":"242","author":[{"family":"Techar","given":"Kristina"},{"family":"Nguyen","given":"Arthur"},{"family":"Lorenzo","given":"Regina M."},{"family":"Yang","given":"Simon"},{"family":"Thielen","given":"Brian"},{"family":"Cain-Nielsen","given":"Anne"},{"family":"Hemmila","given":"Mark R."},{"family":"Tignanelli","given":"Christopher J."}],"issued":{"date-parts":[["2019",10]]}}}],"schema":"https://github.com/citation-style-language/schema/raw/master/csl-citation.json"} </w:instrText>
      </w:r>
      <w:r w:rsidR="00F54139" w:rsidRPr="00432360">
        <w:rPr>
          <w:lang w:val="en-GB"/>
        </w:rPr>
        <w:fldChar w:fldCharType="separate"/>
      </w:r>
      <w:r w:rsidR="00021DA5" w:rsidRPr="00432360">
        <w:rPr>
          <w:noProof/>
          <w:lang w:val="en-GB"/>
        </w:rPr>
        <w:t>(11,44)</w:t>
      </w:r>
      <w:r w:rsidR="00F54139" w:rsidRPr="00432360">
        <w:rPr>
          <w:lang w:val="en-GB"/>
        </w:rPr>
        <w:fldChar w:fldCharType="end"/>
      </w:r>
      <w:r w:rsidR="00F54139" w:rsidRPr="00432360">
        <w:rPr>
          <w:lang w:val="en-GB"/>
        </w:rPr>
        <w:t>.</w:t>
      </w:r>
      <w:r w:rsidR="00617206">
        <w:rPr>
          <w:lang w:val="en-GB"/>
        </w:rPr>
        <w:t xml:space="preserve"> </w:t>
      </w:r>
      <w:r w:rsidR="00617206" w:rsidRPr="00617206">
        <w:rPr>
          <w:lang w:val="en-GB"/>
        </w:rPr>
        <w:t>This may reflect s</w:t>
      </w:r>
      <w:r w:rsidR="00F54139" w:rsidRPr="00432360">
        <w:rPr>
          <w:lang w:val="en-GB"/>
        </w:rPr>
        <w:t>tandardised imaging processes</w:t>
      </w:r>
      <w:r w:rsidR="007F7E4B">
        <w:rPr>
          <w:lang w:val="en-GB"/>
        </w:rPr>
        <w:t xml:space="preserve"> and limited variation in CT timing</w:t>
      </w:r>
      <w:r w:rsidR="00617206">
        <w:rPr>
          <w:lang w:val="en-GB"/>
        </w:rPr>
        <w:t xml:space="preserve">, </w:t>
      </w:r>
      <w:r w:rsidR="007F7E4B">
        <w:rPr>
          <w:lang w:val="en-GB"/>
        </w:rPr>
        <w:t xml:space="preserve">such that the differences </w:t>
      </w:r>
      <w:r w:rsidR="00617206" w:rsidRPr="00617206">
        <w:rPr>
          <w:lang w:val="en-GB"/>
        </w:rPr>
        <w:t>are too small to influence OFI occurrence</w:t>
      </w:r>
      <w:r w:rsidR="00F54139" w:rsidRPr="00432360">
        <w:rPr>
          <w:lang w:val="en-GB"/>
        </w:rPr>
        <w:t>.</w:t>
      </w:r>
      <w:r w:rsidR="00617206" w:rsidRPr="008B3E55">
        <w:rPr>
          <w:lang w:val="en-GB"/>
          <w:rPrChange w:id="80" w:author="Martin Gerdin Wärnberg" w:date="2025-12-03T22:06:00Z" w16du:dateUtc="2025-12-03T21:06:00Z">
            <w:rPr/>
          </w:rPrChange>
        </w:rPr>
        <w:t xml:space="preserve"> </w:t>
      </w:r>
      <w:r w:rsidR="00617206" w:rsidRPr="00617206">
        <w:rPr>
          <w:lang w:val="en-GB"/>
        </w:rPr>
        <w:t>Similar reasoning may apply to on-call hours in this high-resource setting, where staffing, protocols and CT access may minimise differences in care quality between regular and on-call periods.</w:t>
      </w:r>
    </w:p>
    <w:p w14:paraId="586FE155" w14:textId="5724518B" w:rsidR="00482594" w:rsidRPr="00432360" w:rsidRDefault="00482594" w:rsidP="00482594">
      <w:pPr>
        <w:pStyle w:val="Heading2"/>
        <w:jc w:val="both"/>
        <w:rPr>
          <w:lang w:val="en-GB"/>
        </w:rPr>
      </w:pPr>
      <w:r w:rsidRPr="00432360">
        <w:rPr>
          <w:lang w:val="en-GB"/>
        </w:rPr>
        <w:t xml:space="preserve">Strengths </w:t>
      </w:r>
      <w:r w:rsidR="00936DAF" w:rsidRPr="00432360">
        <w:rPr>
          <w:lang w:val="en-GB"/>
        </w:rPr>
        <w:t>and limitations</w:t>
      </w:r>
    </w:p>
    <w:p w14:paraId="557CEC9C" w14:textId="778AC0E5" w:rsidR="00282C93" w:rsidRPr="00432360" w:rsidRDefault="00332F58" w:rsidP="00332F58">
      <w:pPr>
        <w:spacing w:line="360" w:lineRule="auto"/>
        <w:rPr>
          <w:lang w:val="en-GB"/>
        </w:rPr>
      </w:pPr>
      <w:r w:rsidRPr="00432360">
        <w:rPr>
          <w:lang w:val="en-GB"/>
        </w:rPr>
        <w:t>In this single-centre, registry-based cohort of adult TBI patients, some important strengths include the relatively large and well-characterised sample from a high-volume level 1 trauma centre over more than a decade. Also, the OFI assessments were part of a TQIP rather than for this study, which minimises the risk of outcome assessment being influenced by the present research question.</w:t>
      </w:r>
      <w:r w:rsidR="005739B8" w:rsidRPr="00432360">
        <w:rPr>
          <w:lang w:val="en-GB"/>
        </w:rPr>
        <w:t xml:space="preserve"> Lastly, established trauma scores such as ISS and RTS were used and ascertained, facilitating comparison with existing literature, and multivariable logistic regression allowed adjustment for several clinically relevant confounders.</w:t>
      </w:r>
    </w:p>
    <w:p w14:paraId="0E08BB1A" w14:textId="4E4E9554" w:rsidR="00595A1C" w:rsidRPr="00432360" w:rsidRDefault="005739B8" w:rsidP="00332F58">
      <w:pPr>
        <w:spacing w:line="360" w:lineRule="auto"/>
        <w:rPr>
          <w:lang w:val="en-GB"/>
        </w:rPr>
      </w:pPr>
      <w:r w:rsidRPr="00432360">
        <w:rPr>
          <w:lang w:val="en-GB"/>
        </w:rPr>
        <w:t xml:space="preserve">At the same time, several limitations need to be considered. As this was a single-centre study, it primarily provides insights into the context of hospitals with similar resources, therefore limiting generalisability. The analyses used are dependent on the accuracy and completeness of the registers used. This entails that misclassification of TBI based on AIS coding, under-reporting of injuries, and missing values in key variables may have affected the results. With </w:t>
      </w:r>
      <w:r w:rsidR="00A86993" w:rsidRPr="00432360">
        <w:rPr>
          <w:lang w:val="en-GB"/>
        </w:rPr>
        <w:t xml:space="preserve">the </w:t>
      </w:r>
      <w:r w:rsidRPr="00432360">
        <w:rPr>
          <w:lang w:val="en-GB"/>
        </w:rPr>
        <w:t xml:space="preserve">exclusion of patients </w:t>
      </w:r>
      <w:r w:rsidR="00A86993" w:rsidRPr="00432360">
        <w:rPr>
          <w:lang w:val="en-GB"/>
        </w:rPr>
        <w:t>who lacked</w:t>
      </w:r>
      <w:r w:rsidRPr="00432360">
        <w:rPr>
          <w:lang w:val="en-GB"/>
        </w:rPr>
        <w:t xml:space="preserve"> complete data</w:t>
      </w:r>
      <w:r w:rsidR="00A86993" w:rsidRPr="00432360">
        <w:rPr>
          <w:lang w:val="en-GB"/>
        </w:rPr>
        <w:t>, selection bias may have been introduced and reduced statistical power, where the direction of any resulting bias is difficult to determine.</w:t>
      </w:r>
      <w:r w:rsidR="00595A1C" w:rsidRPr="00432360">
        <w:rPr>
          <w:lang w:val="en-GB"/>
        </w:rPr>
        <w:t xml:space="preserve"> Although efforts were made to construct a multivariable model restricted to key </w:t>
      </w:r>
      <w:r w:rsidR="00595A1C" w:rsidRPr="00432360">
        <w:rPr>
          <w:lang w:val="en-GB"/>
        </w:rPr>
        <w:lastRenderedPageBreak/>
        <w:t xml:space="preserve">clinically relevant variables to avoid collinearity, the number of OFI events relative to the number of predictors was modest. As a result, this may have contributed to estimates that were less reliable and wide CI for some variables </w:t>
      </w:r>
      <w:r w:rsidR="00AF505C" w:rsidRPr="00432360">
        <w:rPr>
          <w:lang w:val="en-GB"/>
        </w:rPr>
        <w:t>and</w:t>
      </w:r>
      <w:r w:rsidR="00595A1C" w:rsidRPr="00432360">
        <w:rPr>
          <w:lang w:val="en-GB"/>
        </w:rPr>
        <w:t xml:space="preserve"> increases the risk that subtle associations were overlooked and not detected. </w:t>
      </w:r>
    </w:p>
    <w:p w14:paraId="38BBBE5A" w14:textId="74636F9C" w:rsidR="00936DAF" w:rsidRPr="00432360" w:rsidRDefault="00936DAF" w:rsidP="00807A16">
      <w:pPr>
        <w:pStyle w:val="Heading2"/>
        <w:jc w:val="both"/>
        <w:rPr>
          <w:lang w:val="en-GB"/>
        </w:rPr>
      </w:pPr>
      <w:r w:rsidRPr="00432360">
        <w:rPr>
          <w:lang w:val="en-GB"/>
        </w:rPr>
        <w:t>Practical applications</w:t>
      </w:r>
    </w:p>
    <w:p w14:paraId="5AD76866" w14:textId="3935F894" w:rsidR="00922C6D" w:rsidRPr="00432360" w:rsidRDefault="00922C6D" w:rsidP="00920B10">
      <w:pPr>
        <w:spacing w:line="360" w:lineRule="auto"/>
        <w:rPr>
          <w:lang w:val="en-GB"/>
        </w:rPr>
      </w:pPr>
      <w:r w:rsidRPr="00432360">
        <w:rPr>
          <w:lang w:val="en-GB"/>
        </w:rPr>
        <w:t xml:space="preserve">In terms of clinical application, the present study may aid in refining trauma quality improvement efforts for adult patients with TBI. As discussed, OFIs tended to concentrate in patients with higher anatomical injury severity and longer hospital stays. This suggests that quality initiatives should prioritise assessing these complex cases with a great injury burden and extended complex trajectories. </w:t>
      </w:r>
      <w:r w:rsidR="0090761A" w:rsidRPr="00432360">
        <w:rPr>
          <w:lang w:val="en-GB"/>
        </w:rPr>
        <w:t xml:space="preserve">The association between OFI and HDU admission implies the need to ensure that monitoring and resource levels match patient acuity and to revisit admission and step-up/step-down criteria between units, as some intermediate-risk patients may be more appropriately managed in the ICU. </w:t>
      </w:r>
      <w:r w:rsidR="00C15D04" w:rsidRPr="00432360">
        <w:rPr>
          <w:lang w:val="en-GB"/>
        </w:rPr>
        <w:t xml:space="preserve">Conversely, the link between OFI and apparent stable physiology (RTS) highlights the need for continued focus towards TBI patients who initially appear less acute. In a clinical setting, this may support low thresholds for escalation and consistent </w:t>
      </w:r>
      <w:proofErr w:type="spellStart"/>
      <w:r w:rsidR="00C15D04" w:rsidRPr="00432360">
        <w:rPr>
          <w:lang w:val="en-GB"/>
        </w:rPr>
        <w:t>reevaluations</w:t>
      </w:r>
      <w:proofErr w:type="spellEnd"/>
      <w:r w:rsidR="00C15D04" w:rsidRPr="00432360">
        <w:rPr>
          <w:lang w:val="en-GB"/>
        </w:rPr>
        <w:t xml:space="preserve">, particularly among those with higher anatomical injury burden. </w:t>
      </w:r>
      <w:r w:rsidR="00920B10" w:rsidRPr="00432360">
        <w:rPr>
          <w:lang w:val="en-GB"/>
        </w:rPr>
        <w:t xml:space="preserve">Lastly, the lack of association between OFI and other </w:t>
      </w:r>
      <w:r w:rsidR="00723617" w:rsidRPr="00432360">
        <w:rPr>
          <w:lang w:val="en-GB"/>
        </w:rPr>
        <w:t>factors</w:t>
      </w:r>
      <w:r w:rsidR="00920B10" w:rsidRPr="00432360">
        <w:rPr>
          <w:lang w:val="en-GB"/>
        </w:rPr>
        <w:t xml:space="preserve"> such as time to CT and on-call hours may indicate that the existing guidelines and protocols for these areas function well.</w:t>
      </w:r>
    </w:p>
    <w:p w14:paraId="0FF5F7C4" w14:textId="26CB4AAB" w:rsidR="00466F6F" w:rsidRPr="00432360" w:rsidRDefault="00466F6F" w:rsidP="00807A16">
      <w:pPr>
        <w:pStyle w:val="Heading3"/>
        <w:jc w:val="both"/>
        <w:rPr>
          <w:rFonts w:asciiTheme="minorHAnsi" w:hAnsiTheme="minorHAnsi" w:cstheme="minorHAnsi"/>
          <w:sz w:val="22"/>
          <w:szCs w:val="22"/>
          <w:lang w:val="en-GB"/>
        </w:rPr>
      </w:pPr>
      <w:r w:rsidRPr="00432360">
        <w:rPr>
          <w:rFonts w:asciiTheme="minorHAnsi" w:hAnsiTheme="minorHAnsi" w:cstheme="minorHAnsi"/>
          <w:sz w:val="22"/>
          <w:szCs w:val="22"/>
          <w:lang w:val="en-GB"/>
        </w:rPr>
        <w:t>Equity</w:t>
      </w:r>
      <w:r w:rsidR="00930428" w:rsidRPr="00432360">
        <w:rPr>
          <w:rFonts w:asciiTheme="minorHAnsi" w:hAnsiTheme="minorHAnsi" w:cstheme="minorHAnsi"/>
          <w:sz w:val="22"/>
          <w:szCs w:val="22"/>
          <w:lang w:val="en-GB"/>
        </w:rPr>
        <w:t xml:space="preserve"> </w:t>
      </w:r>
    </w:p>
    <w:p w14:paraId="657278CE" w14:textId="2FA3B715" w:rsidR="00AF505C" w:rsidRPr="00432360" w:rsidRDefault="00920B10" w:rsidP="00723617">
      <w:pPr>
        <w:spacing w:line="360" w:lineRule="auto"/>
        <w:rPr>
          <w:lang w:val="en-GB"/>
        </w:rPr>
      </w:pPr>
      <w:r w:rsidRPr="00432360">
        <w:rPr>
          <w:lang w:val="en-GB"/>
        </w:rPr>
        <w:t xml:space="preserve">Regarding equity, this study </w:t>
      </w:r>
      <w:r w:rsidR="00723617" w:rsidRPr="00432360">
        <w:rPr>
          <w:lang w:val="en-GB"/>
        </w:rPr>
        <w:t xml:space="preserve">portrays adult TBI patients admitted to a state-funded level 1 trauma centre within a universal healthcare system, where access to trauma treatment is organised around clinical need. Once the exclusion and complete case selection were performed, the analytical cohort consisted mainly of middle-aged adults, which means that both extremes of the age spectrum are relatively underrepresented. Also, no information on socioeconomic position, migration, background language or other social factors was taken into consideration. As such, there was no possibility to investigate whether more socially or geographically vulnerable groups were more likely to experience OFIs. </w:t>
      </w:r>
    </w:p>
    <w:p w14:paraId="45818DE6" w14:textId="3B0768D6" w:rsidR="00282C93" w:rsidRPr="00432360" w:rsidRDefault="00936DAF" w:rsidP="00B009DE">
      <w:pPr>
        <w:pStyle w:val="Heading2"/>
        <w:jc w:val="both"/>
        <w:rPr>
          <w:lang w:val="en-GB"/>
        </w:rPr>
      </w:pPr>
      <w:r w:rsidRPr="00432360">
        <w:rPr>
          <w:lang w:val="en-GB"/>
        </w:rPr>
        <w:t>Future studies</w:t>
      </w:r>
    </w:p>
    <w:p w14:paraId="2C2E1E43" w14:textId="1D9328D9" w:rsidR="00C860D8" w:rsidRPr="00432360" w:rsidRDefault="003331F7" w:rsidP="00EC1F6C">
      <w:pPr>
        <w:spacing w:line="360" w:lineRule="auto"/>
        <w:rPr>
          <w:lang w:val="en-GB"/>
        </w:rPr>
      </w:pPr>
      <w:r w:rsidRPr="00432360">
        <w:rPr>
          <w:lang w:val="en-GB"/>
        </w:rPr>
        <w:t>Future studies should aim to replicate and extend these findings</w:t>
      </w:r>
      <w:r w:rsidR="00B17858" w:rsidRPr="00432360">
        <w:rPr>
          <w:lang w:val="en-GB"/>
        </w:rPr>
        <w:t>,</w:t>
      </w:r>
      <w:r w:rsidRPr="00432360">
        <w:rPr>
          <w:lang w:val="en-GB"/>
        </w:rPr>
        <w:t xml:space="preserve"> but in larger, multicentre TBI cohorts to improve generalisability and examine whether the patterns of OFI in this study </w:t>
      </w:r>
      <w:r w:rsidR="00B17858" w:rsidRPr="00432360">
        <w:rPr>
          <w:lang w:val="en-GB"/>
        </w:rPr>
        <w:t>remain</w:t>
      </w:r>
      <w:r w:rsidRPr="00432360">
        <w:rPr>
          <w:lang w:val="en-GB"/>
        </w:rPr>
        <w:t xml:space="preserve"> consistent. </w:t>
      </w:r>
      <w:r w:rsidR="00B17858" w:rsidRPr="00432360">
        <w:rPr>
          <w:lang w:val="en-GB"/>
        </w:rPr>
        <w:t xml:space="preserve">It would also be valuable to investigate whether the associations between </w:t>
      </w:r>
      <w:r w:rsidR="00B17858" w:rsidRPr="00432360">
        <w:rPr>
          <w:lang w:val="en-GB"/>
        </w:rPr>
        <w:lastRenderedPageBreak/>
        <w:t xml:space="preserve">OFI and predictors differ across mild, moderate and severe TBI, and to describe the nature of any such variation. A suitable approach would be a study </w:t>
      </w:r>
      <w:proofErr w:type="gramStart"/>
      <w:r w:rsidR="00B17858" w:rsidRPr="00432360">
        <w:rPr>
          <w:lang w:val="en-GB"/>
        </w:rPr>
        <w:t>similar to</w:t>
      </w:r>
      <w:proofErr w:type="gramEnd"/>
      <w:r w:rsidR="00B17858" w:rsidRPr="00432360">
        <w:rPr>
          <w:lang w:val="en-GB"/>
        </w:rPr>
        <w:t xml:space="preserve"> the present one, but with analyses stratified by TBI severity, defined either using intracranial AIS codes, as in this study, or by GCS.</w:t>
      </w:r>
      <w:r w:rsidR="00C860D8" w:rsidRPr="00432360">
        <w:rPr>
          <w:lang w:val="en-GB"/>
        </w:rPr>
        <w:t xml:space="preserve"> Studies could also attempt to combine variables that were associated with OFI in this and other studies with TBI-specific quality indicator sets and guidelines to create a simple risk score or models that alert for high-risk TBI cases. Clinically, tools like these could </w:t>
      </w:r>
      <w:r w:rsidR="00EC1F6C" w:rsidRPr="00432360">
        <w:rPr>
          <w:lang w:val="en-GB"/>
        </w:rPr>
        <w:t>serve as aids in prioritisation or in</w:t>
      </w:r>
      <w:r w:rsidR="00C860D8" w:rsidRPr="00432360">
        <w:rPr>
          <w:lang w:val="en-GB"/>
        </w:rPr>
        <w:t xml:space="preserve"> identifying patients whose trajectories commonly encounter OFIs, for example. </w:t>
      </w:r>
      <w:r w:rsidR="00EC1F6C" w:rsidRPr="00432360">
        <w:rPr>
          <w:lang w:val="en-GB"/>
        </w:rPr>
        <w:t>These tools could then be evaluated in pragmatic multicentre implementation studies to see whether targeted flagging and feedback to clinical teams increase OFI detection, improve guideline adherence and, ultimately, patient outcomes.</w:t>
      </w:r>
    </w:p>
    <w:p w14:paraId="5B8DAEC7" w14:textId="76D8DA33" w:rsidR="00936DAF" w:rsidRPr="00432360" w:rsidRDefault="008F3CA4" w:rsidP="00807A16">
      <w:pPr>
        <w:pStyle w:val="Heading2"/>
        <w:jc w:val="both"/>
        <w:rPr>
          <w:lang w:val="en-GB"/>
        </w:rPr>
      </w:pPr>
      <w:r w:rsidRPr="00432360">
        <w:rPr>
          <w:lang w:val="en-GB"/>
        </w:rPr>
        <w:t>Conclusions</w:t>
      </w:r>
    </w:p>
    <w:p w14:paraId="70A61E7E" w14:textId="449CCBD1" w:rsidR="004630F4" w:rsidRPr="00432360" w:rsidRDefault="004630F4" w:rsidP="00807A16">
      <w:pPr>
        <w:spacing w:line="360" w:lineRule="auto"/>
        <w:jc w:val="both"/>
        <w:rPr>
          <w:lang w:val="en-GB"/>
        </w:rPr>
      </w:pPr>
      <w:r w:rsidRPr="00432360">
        <w:rPr>
          <w:lang w:val="en-GB"/>
        </w:rPr>
        <w:t>In conclusion, in this register-based cohort of adult TBI patients, OFIs did occur but were confined to a minority of admissions, indicating that most trajectories followed current standards, while a smaller subgroup showed identifiable deviations. OFIs were more frequently recorded among patients with higher ISS, higher RTS, admission to HDU and prolonged hospital stays, suggesting that OFIs are not randomly distributed but may concentrate in complex, multi-step trajectories and in patients who appear physiologically stable despite substantial injury burden. Future work may clarify whether these factors can be incorporated into registry-based tools or structured review frameworks to improve the detection and prevention of OFIs in this population.</w:t>
      </w:r>
    </w:p>
    <w:p w14:paraId="7FA239C5" w14:textId="7837BC80" w:rsidR="008F3CA4" w:rsidRPr="00432360" w:rsidRDefault="008F3CA4" w:rsidP="00807A16">
      <w:pPr>
        <w:pStyle w:val="Heading1"/>
        <w:jc w:val="both"/>
        <w:rPr>
          <w:lang w:val="en-GB"/>
        </w:rPr>
      </w:pPr>
      <w:r w:rsidRPr="00432360">
        <w:rPr>
          <w:lang w:val="en-GB"/>
        </w:rPr>
        <w:t>Contributions</w:t>
      </w:r>
    </w:p>
    <w:p w14:paraId="70B931F3" w14:textId="77777777" w:rsidR="000344DF" w:rsidRPr="00432360" w:rsidRDefault="000344DF" w:rsidP="00807A16">
      <w:pPr>
        <w:pStyle w:val="Heading1"/>
        <w:jc w:val="both"/>
        <w:rPr>
          <w:lang w:val="en-GB"/>
        </w:rPr>
      </w:pPr>
    </w:p>
    <w:p w14:paraId="6527B39B" w14:textId="0D4782F3" w:rsidR="008F3CA4" w:rsidRPr="00432360" w:rsidRDefault="008F3CA4" w:rsidP="00807A16">
      <w:pPr>
        <w:pStyle w:val="Heading1"/>
        <w:jc w:val="both"/>
        <w:rPr>
          <w:lang w:val="en-GB"/>
        </w:rPr>
      </w:pPr>
      <w:r w:rsidRPr="00432360">
        <w:rPr>
          <w:lang w:val="en-GB"/>
        </w:rPr>
        <w:t>Acknowledgements</w:t>
      </w:r>
    </w:p>
    <w:p w14:paraId="0DEE5F1E" w14:textId="77777777" w:rsidR="000344DF" w:rsidRPr="00432360" w:rsidRDefault="000344DF" w:rsidP="00807A16">
      <w:pPr>
        <w:pStyle w:val="Heading1"/>
        <w:jc w:val="both"/>
        <w:rPr>
          <w:lang w:val="en-GB"/>
        </w:rPr>
      </w:pPr>
    </w:p>
    <w:p w14:paraId="220A490B" w14:textId="0B774EEA" w:rsidR="008F3CA4" w:rsidRPr="00432360" w:rsidRDefault="008F3CA4" w:rsidP="00807A16">
      <w:pPr>
        <w:pStyle w:val="Heading1"/>
        <w:jc w:val="both"/>
        <w:rPr>
          <w:lang w:val="en-GB"/>
        </w:rPr>
      </w:pPr>
      <w:r w:rsidRPr="00432360">
        <w:rPr>
          <w:lang w:val="en-GB"/>
        </w:rPr>
        <w:t>References</w:t>
      </w:r>
    </w:p>
    <w:p w14:paraId="61D3A4D6" w14:textId="77777777" w:rsidR="00D4422C" w:rsidRPr="00432360" w:rsidRDefault="00D4422C" w:rsidP="00D4422C">
      <w:pPr>
        <w:rPr>
          <w:lang w:val="en-GB"/>
        </w:rPr>
      </w:pPr>
    </w:p>
    <w:p w14:paraId="123801F1" w14:textId="77777777" w:rsidR="00D16674" w:rsidRPr="008B3E55" w:rsidRDefault="00D4422C" w:rsidP="00D16674">
      <w:pPr>
        <w:pStyle w:val="Bibliography"/>
        <w:rPr>
          <w:lang w:val="en-GB"/>
          <w:rPrChange w:id="81" w:author="Martin Gerdin Wärnberg" w:date="2025-12-03T22:06:00Z" w16du:dateUtc="2025-12-03T21:06:00Z">
            <w:rPr/>
          </w:rPrChange>
        </w:rPr>
      </w:pPr>
      <w:r w:rsidRPr="00432360">
        <w:rPr>
          <w:lang w:val="en-GB"/>
        </w:rPr>
        <w:fldChar w:fldCharType="begin"/>
      </w:r>
      <w:r w:rsidR="00021DA5" w:rsidRPr="00432360">
        <w:rPr>
          <w:lang w:val="en-GB"/>
        </w:rPr>
        <w:instrText xml:space="preserve"> ADDIN ZOTERO_BIBL {"uncited":[],"omitted":[],"custom":[]} CSL_BIBLIOGRAPHY </w:instrText>
      </w:r>
      <w:r w:rsidRPr="00432360">
        <w:rPr>
          <w:lang w:val="en-GB"/>
        </w:rPr>
        <w:fldChar w:fldCharType="separate"/>
      </w:r>
      <w:r w:rsidR="00D16674" w:rsidRPr="008B3E55">
        <w:rPr>
          <w:lang w:val="en-GB"/>
          <w:rPrChange w:id="82" w:author="Martin Gerdin Wärnberg" w:date="2025-12-03T22:06:00Z" w16du:dateUtc="2025-12-03T21:06:00Z">
            <w:rPr/>
          </w:rPrChange>
        </w:rPr>
        <w:t>1.</w:t>
      </w:r>
      <w:r w:rsidR="00D16674" w:rsidRPr="008B3E55">
        <w:rPr>
          <w:lang w:val="en-GB"/>
          <w:rPrChange w:id="83" w:author="Martin Gerdin Wärnberg" w:date="2025-12-03T22:06:00Z" w16du:dateUtc="2025-12-03T21:06:00Z">
            <w:rPr/>
          </w:rPrChange>
        </w:rPr>
        <w:tab/>
        <w:t xml:space="preserve">Cao ES, </w:t>
      </w:r>
      <w:proofErr w:type="spellStart"/>
      <w:r w:rsidR="00D16674" w:rsidRPr="008B3E55">
        <w:rPr>
          <w:lang w:val="en-GB"/>
          <w:rPrChange w:id="84" w:author="Martin Gerdin Wärnberg" w:date="2025-12-03T22:06:00Z" w16du:dateUtc="2025-12-03T21:06:00Z">
            <w:rPr/>
          </w:rPrChange>
        </w:rPr>
        <w:t>Attergrim</w:t>
      </w:r>
      <w:proofErr w:type="spellEnd"/>
      <w:r w:rsidR="00D16674" w:rsidRPr="008B3E55">
        <w:rPr>
          <w:lang w:val="en-GB"/>
          <w:rPrChange w:id="85" w:author="Martin Gerdin Wärnberg" w:date="2025-12-03T22:06:00Z" w16du:dateUtc="2025-12-03T21:06:00Z">
            <w:rPr/>
          </w:rPrChange>
        </w:rPr>
        <w:t xml:space="preserve"> J, Szolnoky K, Larsson E, Wärnberg MG. Opportunities for improvement in adult trauma patients admitted to the intensive care unit: A registry-based cohort study. J Crit Care. 2025 Oct </w:t>
      </w:r>
      <w:proofErr w:type="gramStart"/>
      <w:r w:rsidR="00D16674" w:rsidRPr="008B3E55">
        <w:rPr>
          <w:lang w:val="en-GB"/>
          <w:rPrChange w:id="86" w:author="Martin Gerdin Wärnberg" w:date="2025-12-03T22:06:00Z" w16du:dateUtc="2025-12-03T21:06:00Z">
            <w:rPr/>
          </w:rPrChange>
        </w:rPr>
        <w:t>1;89:155165</w:t>
      </w:r>
      <w:proofErr w:type="gramEnd"/>
      <w:r w:rsidR="00D16674" w:rsidRPr="008B3E55">
        <w:rPr>
          <w:lang w:val="en-GB"/>
          <w:rPrChange w:id="87" w:author="Martin Gerdin Wärnberg" w:date="2025-12-03T22:06:00Z" w16du:dateUtc="2025-12-03T21:06:00Z">
            <w:rPr/>
          </w:rPrChange>
        </w:rPr>
        <w:t xml:space="preserve">. </w:t>
      </w:r>
    </w:p>
    <w:p w14:paraId="09AF4110" w14:textId="77777777" w:rsidR="00D16674" w:rsidRPr="008B3E55" w:rsidRDefault="00D16674" w:rsidP="00D16674">
      <w:pPr>
        <w:pStyle w:val="Bibliography"/>
        <w:rPr>
          <w:lang w:val="en-GB"/>
          <w:rPrChange w:id="88" w:author="Martin Gerdin Wärnberg" w:date="2025-12-03T22:06:00Z" w16du:dateUtc="2025-12-03T21:06:00Z">
            <w:rPr/>
          </w:rPrChange>
        </w:rPr>
      </w:pPr>
      <w:r w:rsidRPr="008B3E55">
        <w:rPr>
          <w:lang w:val="en-GB"/>
          <w:rPrChange w:id="89" w:author="Martin Gerdin Wärnberg" w:date="2025-12-03T22:06:00Z" w16du:dateUtc="2025-12-03T21:06:00Z">
            <w:rPr/>
          </w:rPrChange>
        </w:rPr>
        <w:t>2.</w:t>
      </w:r>
      <w:r w:rsidRPr="008B3E55">
        <w:rPr>
          <w:lang w:val="en-GB"/>
          <w:rPrChange w:id="90" w:author="Martin Gerdin Wärnberg" w:date="2025-12-03T22:06:00Z" w16du:dateUtc="2025-12-03T21:06:00Z">
            <w:rPr/>
          </w:rPrChange>
        </w:rPr>
        <w:tab/>
        <w:t xml:space="preserve">Maerz LL, Davis KA, Rosenbaum SH. Trauma. Int </w:t>
      </w:r>
      <w:proofErr w:type="spellStart"/>
      <w:r w:rsidRPr="008B3E55">
        <w:rPr>
          <w:lang w:val="en-GB"/>
          <w:rPrChange w:id="91" w:author="Martin Gerdin Wärnberg" w:date="2025-12-03T22:06:00Z" w16du:dateUtc="2025-12-03T21:06:00Z">
            <w:rPr/>
          </w:rPrChange>
        </w:rPr>
        <w:t>Anesthesiol</w:t>
      </w:r>
      <w:proofErr w:type="spellEnd"/>
      <w:r w:rsidRPr="008B3E55">
        <w:rPr>
          <w:lang w:val="en-GB"/>
          <w:rPrChange w:id="92" w:author="Martin Gerdin Wärnberg" w:date="2025-12-03T22:06:00Z" w16du:dateUtc="2025-12-03T21:06:00Z">
            <w:rPr/>
          </w:rPrChange>
        </w:rPr>
        <w:t xml:space="preserve"> Clin. 2009;47(1):25–36. </w:t>
      </w:r>
    </w:p>
    <w:p w14:paraId="235FB35E" w14:textId="77777777" w:rsidR="00D16674" w:rsidRPr="008B3E55" w:rsidRDefault="00D16674" w:rsidP="00D16674">
      <w:pPr>
        <w:pStyle w:val="Bibliography"/>
        <w:rPr>
          <w:lang w:val="en-GB"/>
          <w:rPrChange w:id="93" w:author="Martin Gerdin Wärnberg" w:date="2025-12-03T22:06:00Z" w16du:dateUtc="2025-12-03T21:06:00Z">
            <w:rPr/>
          </w:rPrChange>
        </w:rPr>
      </w:pPr>
      <w:r w:rsidRPr="008B3E55">
        <w:rPr>
          <w:lang w:val="en-GB"/>
          <w:rPrChange w:id="94" w:author="Martin Gerdin Wärnberg" w:date="2025-12-03T22:06:00Z" w16du:dateUtc="2025-12-03T21:06:00Z">
            <w:rPr/>
          </w:rPrChange>
        </w:rPr>
        <w:lastRenderedPageBreak/>
        <w:t>3.</w:t>
      </w:r>
      <w:r w:rsidRPr="008B3E55">
        <w:rPr>
          <w:lang w:val="en-GB"/>
          <w:rPrChange w:id="95" w:author="Martin Gerdin Wärnberg" w:date="2025-12-03T22:06:00Z" w16du:dateUtc="2025-12-03T21:06:00Z">
            <w:rPr/>
          </w:rPrChange>
        </w:rPr>
        <w:tab/>
        <w:t>Guan B, Anderson DB, Chen L, Feng S, Zhou H. Global, regional and national burden of traumatic brain injury and spinal cord injury, 1990-2019: a systematic analysis for the Global Burden of Disease Study 2019. BMJ Open. 2023 Oct 6;13(10</w:t>
      </w:r>
      <w:proofErr w:type="gramStart"/>
      <w:r w:rsidRPr="008B3E55">
        <w:rPr>
          <w:lang w:val="en-GB"/>
          <w:rPrChange w:id="96" w:author="Martin Gerdin Wärnberg" w:date="2025-12-03T22:06:00Z" w16du:dateUtc="2025-12-03T21:06:00Z">
            <w:rPr/>
          </w:rPrChange>
        </w:rPr>
        <w:t>):e</w:t>
      </w:r>
      <w:proofErr w:type="gramEnd"/>
      <w:r w:rsidRPr="008B3E55">
        <w:rPr>
          <w:lang w:val="en-GB"/>
          <w:rPrChange w:id="97" w:author="Martin Gerdin Wärnberg" w:date="2025-12-03T22:06:00Z" w16du:dateUtc="2025-12-03T21:06:00Z">
            <w:rPr/>
          </w:rPrChange>
        </w:rPr>
        <w:t xml:space="preserve">075049. </w:t>
      </w:r>
    </w:p>
    <w:p w14:paraId="2970EB9A" w14:textId="77777777" w:rsidR="00D16674" w:rsidRPr="008B3E55" w:rsidRDefault="00D16674" w:rsidP="00D16674">
      <w:pPr>
        <w:pStyle w:val="Bibliography"/>
        <w:rPr>
          <w:lang w:val="en-GB"/>
          <w:rPrChange w:id="98" w:author="Martin Gerdin Wärnberg" w:date="2025-12-03T22:06:00Z" w16du:dateUtc="2025-12-03T21:06:00Z">
            <w:rPr/>
          </w:rPrChange>
        </w:rPr>
      </w:pPr>
      <w:r w:rsidRPr="008B3E55">
        <w:rPr>
          <w:lang w:val="en-GB"/>
          <w:rPrChange w:id="99" w:author="Martin Gerdin Wärnberg" w:date="2025-12-03T22:06:00Z" w16du:dateUtc="2025-12-03T21:06:00Z">
            <w:rPr/>
          </w:rPrChange>
        </w:rPr>
        <w:t>4.</w:t>
      </w:r>
      <w:r w:rsidRPr="008B3E55">
        <w:rPr>
          <w:lang w:val="en-GB"/>
          <w:rPrChange w:id="100" w:author="Martin Gerdin Wärnberg" w:date="2025-12-03T22:06:00Z" w16du:dateUtc="2025-12-03T21:06:00Z">
            <w:rPr/>
          </w:rPrChange>
        </w:rPr>
        <w:tab/>
        <w:t xml:space="preserve">Capizzi A, Woo J, Verduzco-Gutierrez M. Traumatic Brain Injury: An Overview of Epidemiology, Pathophysiology, and Medical Management. Med Clin North Am. 2020 Mar;104(2):213–38. </w:t>
      </w:r>
    </w:p>
    <w:p w14:paraId="6C0B2D3D" w14:textId="77777777" w:rsidR="00D16674" w:rsidRPr="008B3E55" w:rsidRDefault="00D16674" w:rsidP="00D16674">
      <w:pPr>
        <w:pStyle w:val="Bibliography"/>
        <w:rPr>
          <w:lang w:val="en-GB"/>
          <w:rPrChange w:id="101" w:author="Martin Gerdin Wärnberg" w:date="2025-12-03T22:06:00Z" w16du:dateUtc="2025-12-03T21:06:00Z">
            <w:rPr/>
          </w:rPrChange>
        </w:rPr>
      </w:pPr>
      <w:r w:rsidRPr="008B3E55">
        <w:rPr>
          <w:lang w:val="en-GB"/>
          <w:rPrChange w:id="102" w:author="Martin Gerdin Wärnberg" w:date="2025-12-03T22:06:00Z" w16du:dateUtc="2025-12-03T21:06:00Z">
            <w:rPr/>
          </w:rPrChange>
        </w:rPr>
        <w:t>5.</w:t>
      </w:r>
      <w:r w:rsidRPr="008B3E55">
        <w:rPr>
          <w:lang w:val="en-GB"/>
          <w:rPrChange w:id="103" w:author="Martin Gerdin Wärnberg" w:date="2025-12-03T22:06:00Z" w16du:dateUtc="2025-12-03T21:06:00Z">
            <w:rPr/>
          </w:rPrChange>
        </w:rPr>
        <w:tab/>
        <w:t xml:space="preserve">Robba C, McCredie V, </w:t>
      </w:r>
      <w:proofErr w:type="spellStart"/>
      <w:r w:rsidRPr="008B3E55">
        <w:rPr>
          <w:lang w:val="en-GB"/>
          <w:rPrChange w:id="104" w:author="Martin Gerdin Wärnberg" w:date="2025-12-03T22:06:00Z" w16du:dateUtc="2025-12-03T21:06:00Z">
            <w:rPr/>
          </w:rPrChange>
        </w:rPr>
        <w:t>Chesnut</w:t>
      </w:r>
      <w:proofErr w:type="spellEnd"/>
      <w:r w:rsidRPr="008B3E55">
        <w:rPr>
          <w:lang w:val="en-GB"/>
          <w:rPrChange w:id="105" w:author="Martin Gerdin Wärnberg" w:date="2025-12-03T22:06:00Z" w16du:dateUtc="2025-12-03T21:06:00Z">
            <w:rPr/>
          </w:rPrChange>
        </w:rPr>
        <w:t xml:space="preserve"> RM, </w:t>
      </w:r>
      <w:proofErr w:type="spellStart"/>
      <w:r w:rsidRPr="008B3E55">
        <w:rPr>
          <w:lang w:val="en-GB"/>
          <w:rPrChange w:id="106" w:author="Martin Gerdin Wärnberg" w:date="2025-12-03T22:06:00Z" w16du:dateUtc="2025-12-03T21:06:00Z">
            <w:rPr/>
          </w:rPrChange>
        </w:rPr>
        <w:t>Citerio</w:t>
      </w:r>
      <w:proofErr w:type="spellEnd"/>
      <w:r w:rsidRPr="008B3E55">
        <w:rPr>
          <w:lang w:val="en-GB"/>
          <w:rPrChange w:id="107" w:author="Martin Gerdin Wärnberg" w:date="2025-12-03T22:06:00Z" w16du:dateUtc="2025-12-03T21:06:00Z">
            <w:rPr/>
          </w:rPrChange>
        </w:rPr>
        <w:t xml:space="preserve"> G, Gauss T, Hawryluk GWJ, et al. Traumatic brain injury management in the intensive care unit: standard of care and knowledge gaps. Intensive Care Med. 2025 June;51(6):1112–27. </w:t>
      </w:r>
    </w:p>
    <w:p w14:paraId="03D36324" w14:textId="77777777" w:rsidR="00D16674" w:rsidRPr="008B3E55" w:rsidRDefault="00D16674" w:rsidP="00D16674">
      <w:pPr>
        <w:pStyle w:val="Bibliography"/>
        <w:rPr>
          <w:lang w:val="en-GB"/>
          <w:rPrChange w:id="108" w:author="Martin Gerdin Wärnberg" w:date="2025-12-03T22:06:00Z" w16du:dateUtc="2025-12-03T21:06:00Z">
            <w:rPr/>
          </w:rPrChange>
        </w:rPr>
      </w:pPr>
      <w:r w:rsidRPr="008B3E55">
        <w:rPr>
          <w:lang w:val="en-GB"/>
          <w:rPrChange w:id="109" w:author="Martin Gerdin Wärnberg" w:date="2025-12-03T22:06:00Z" w16du:dateUtc="2025-12-03T21:06:00Z">
            <w:rPr/>
          </w:rPrChange>
        </w:rPr>
        <w:t>6.</w:t>
      </w:r>
      <w:r w:rsidRPr="008B3E55">
        <w:rPr>
          <w:lang w:val="en-GB"/>
          <w:rPrChange w:id="110" w:author="Martin Gerdin Wärnberg" w:date="2025-12-03T22:06:00Z" w16du:dateUtc="2025-12-03T21:06:00Z">
            <w:rPr/>
          </w:rPrChange>
        </w:rPr>
        <w:tab/>
        <w:t xml:space="preserve">Carney N, Totten AM, O’Reilly C, Ullman JS, Hawryluk GWJ, Bell MJ, et al. Guidelines for the Management of Severe Traumatic Brain Injury, Fourth Edition. Neurosurgery. 2017 Jan 1;80(1):6–15. </w:t>
      </w:r>
    </w:p>
    <w:p w14:paraId="5F8F17CB" w14:textId="77777777" w:rsidR="00D16674" w:rsidRPr="008B3E55" w:rsidRDefault="00D16674" w:rsidP="00D16674">
      <w:pPr>
        <w:pStyle w:val="Bibliography"/>
        <w:rPr>
          <w:lang w:val="en-GB"/>
          <w:rPrChange w:id="111" w:author="Martin Gerdin Wärnberg" w:date="2025-12-03T22:06:00Z" w16du:dateUtc="2025-12-03T21:06:00Z">
            <w:rPr/>
          </w:rPrChange>
        </w:rPr>
      </w:pPr>
      <w:r w:rsidRPr="008B3E55">
        <w:rPr>
          <w:lang w:val="en-GB"/>
          <w:rPrChange w:id="112" w:author="Martin Gerdin Wärnberg" w:date="2025-12-03T22:06:00Z" w16du:dateUtc="2025-12-03T21:06:00Z">
            <w:rPr/>
          </w:rPrChange>
        </w:rPr>
        <w:t>7.</w:t>
      </w:r>
      <w:r w:rsidRPr="008B3E55">
        <w:rPr>
          <w:lang w:val="en-GB"/>
          <w:rPrChange w:id="113" w:author="Martin Gerdin Wärnberg" w:date="2025-12-03T22:06:00Z" w16du:dateUtc="2025-12-03T21:06:00Z">
            <w:rPr/>
          </w:rPrChange>
        </w:rPr>
        <w:tab/>
      </w:r>
      <w:proofErr w:type="spellStart"/>
      <w:r w:rsidRPr="008B3E55">
        <w:rPr>
          <w:lang w:val="en-GB"/>
          <w:rPrChange w:id="114" w:author="Martin Gerdin Wärnberg" w:date="2025-12-03T22:06:00Z" w16du:dateUtc="2025-12-03T21:06:00Z">
            <w:rPr/>
          </w:rPrChange>
        </w:rPr>
        <w:t>Stocchetti</w:t>
      </w:r>
      <w:proofErr w:type="spellEnd"/>
      <w:r w:rsidRPr="008B3E55">
        <w:rPr>
          <w:lang w:val="en-GB"/>
          <w:rPrChange w:id="115" w:author="Martin Gerdin Wärnberg" w:date="2025-12-03T22:06:00Z" w16du:dateUtc="2025-12-03T21:06:00Z">
            <w:rPr/>
          </w:rPrChange>
        </w:rPr>
        <w:t xml:space="preserve"> N, Carbonara M, </w:t>
      </w:r>
      <w:proofErr w:type="spellStart"/>
      <w:r w:rsidRPr="008B3E55">
        <w:rPr>
          <w:lang w:val="en-GB"/>
          <w:rPrChange w:id="116" w:author="Martin Gerdin Wärnberg" w:date="2025-12-03T22:06:00Z" w16du:dateUtc="2025-12-03T21:06:00Z">
            <w:rPr/>
          </w:rPrChange>
        </w:rPr>
        <w:t>Citerio</w:t>
      </w:r>
      <w:proofErr w:type="spellEnd"/>
      <w:r w:rsidRPr="008B3E55">
        <w:rPr>
          <w:lang w:val="en-GB"/>
          <w:rPrChange w:id="117" w:author="Martin Gerdin Wärnberg" w:date="2025-12-03T22:06:00Z" w16du:dateUtc="2025-12-03T21:06:00Z">
            <w:rPr/>
          </w:rPrChange>
        </w:rPr>
        <w:t xml:space="preserve"> G, Ercole A, </w:t>
      </w:r>
      <w:proofErr w:type="spellStart"/>
      <w:r w:rsidRPr="008B3E55">
        <w:rPr>
          <w:lang w:val="en-GB"/>
          <w:rPrChange w:id="118" w:author="Martin Gerdin Wärnberg" w:date="2025-12-03T22:06:00Z" w16du:dateUtc="2025-12-03T21:06:00Z">
            <w:rPr/>
          </w:rPrChange>
        </w:rPr>
        <w:t>Skrifvars</w:t>
      </w:r>
      <w:proofErr w:type="spellEnd"/>
      <w:r w:rsidRPr="008B3E55">
        <w:rPr>
          <w:lang w:val="en-GB"/>
          <w:rPrChange w:id="119" w:author="Martin Gerdin Wärnberg" w:date="2025-12-03T22:06:00Z" w16du:dateUtc="2025-12-03T21:06:00Z">
            <w:rPr/>
          </w:rPrChange>
        </w:rPr>
        <w:t xml:space="preserve"> MB, </w:t>
      </w:r>
      <w:proofErr w:type="spellStart"/>
      <w:r w:rsidRPr="008B3E55">
        <w:rPr>
          <w:lang w:val="en-GB"/>
          <w:rPrChange w:id="120" w:author="Martin Gerdin Wärnberg" w:date="2025-12-03T22:06:00Z" w16du:dateUtc="2025-12-03T21:06:00Z">
            <w:rPr/>
          </w:rPrChange>
        </w:rPr>
        <w:t>Smielewski</w:t>
      </w:r>
      <w:proofErr w:type="spellEnd"/>
      <w:r w:rsidRPr="008B3E55">
        <w:rPr>
          <w:lang w:val="en-GB"/>
          <w:rPrChange w:id="121" w:author="Martin Gerdin Wärnberg" w:date="2025-12-03T22:06:00Z" w16du:dateUtc="2025-12-03T21:06:00Z">
            <w:rPr/>
          </w:rPrChange>
        </w:rPr>
        <w:t xml:space="preserve"> P, et al. Severe traumatic brain injury: targeted management in the intensive care unit. Lancet Neurol. 2017 June;16(6):452–64. </w:t>
      </w:r>
    </w:p>
    <w:p w14:paraId="0F90BE09" w14:textId="77777777" w:rsidR="00D16674" w:rsidRPr="008B3E55" w:rsidRDefault="00D16674" w:rsidP="00D16674">
      <w:pPr>
        <w:pStyle w:val="Bibliography"/>
        <w:rPr>
          <w:lang w:val="en-GB"/>
          <w:rPrChange w:id="122" w:author="Martin Gerdin Wärnberg" w:date="2025-12-03T22:06:00Z" w16du:dateUtc="2025-12-03T21:06:00Z">
            <w:rPr/>
          </w:rPrChange>
        </w:rPr>
      </w:pPr>
      <w:r w:rsidRPr="008B3E55">
        <w:rPr>
          <w:lang w:val="en-GB"/>
          <w:rPrChange w:id="123" w:author="Martin Gerdin Wärnberg" w:date="2025-12-03T22:06:00Z" w16du:dateUtc="2025-12-03T21:06:00Z">
            <w:rPr/>
          </w:rPrChange>
        </w:rPr>
        <w:t>8.</w:t>
      </w:r>
      <w:r w:rsidRPr="008B3E55">
        <w:rPr>
          <w:lang w:val="en-GB"/>
          <w:rPrChange w:id="124" w:author="Martin Gerdin Wärnberg" w:date="2025-12-03T22:06:00Z" w16du:dateUtc="2025-12-03T21:06:00Z">
            <w:rPr/>
          </w:rPrChange>
        </w:rPr>
        <w:tab/>
      </w:r>
      <w:proofErr w:type="spellStart"/>
      <w:r w:rsidRPr="008B3E55">
        <w:rPr>
          <w:lang w:val="en-GB"/>
          <w:rPrChange w:id="125" w:author="Martin Gerdin Wärnberg" w:date="2025-12-03T22:06:00Z" w16du:dateUtc="2025-12-03T21:06:00Z">
            <w:rPr/>
          </w:rPrChange>
        </w:rPr>
        <w:t>Chesnut</w:t>
      </w:r>
      <w:proofErr w:type="spellEnd"/>
      <w:r w:rsidRPr="008B3E55">
        <w:rPr>
          <w:lang w:val="en-GB"/>
          <w:rPrChange w:id="126" w:author="Martin Gerdin Wärnberg" w:date="2025-12-03T22:06:00Z" w16du:dateUtc="2025-12-03T21:06:00Z">
            <w:rPr/>
          </w:rPrChange>
        </w:rPr>
        <w:t xml:space="preserve"> RM, Marshall LF, Klauber MR, Blunt BA, Baldwin N, Eisenberg HM, et al. The role of secondary brain injury in determining outcome from severe head injury. J Trauma. 1993 Feb;34(2):216–22. </w:t>
      </w:r>
    </w:p>
    <w:p w14:paraId="3ED71957" w14:textId="77777777" w:rsidR="00D16674" w:rsidRPr="00D16674" w:rsidRDefault="00D16674" w:rsidP="00D16674">
      <w:pPr>
        <w:pStyle w:val="Bibliography"/>
      </w:pPr>
      <w:r w:rsidRPr="008B3E55">
        <w:rPr>
          <w:lang w:val="en-GB"/>
          <w:rPrChange w:id="127" w:author="Martin Gerdin Wärnberg" w:date="2025-12-03T22:06:00Z" w16du:dateUtc="2025-12-03T21:06:00Z">
            <w:rPr/>
          </w:rPrChange>
        </w:rPr>
        <w:t>9.</w:t>
      </w:r>
      <w:r w:rsidRPr="008B3E55">
        <w:rPr>
          <w:lang w:val="en-GB"/>
          <w:rPrChange w:id="128" w:author="Martin Gerdin Wärnberg" w:date="2025-12-03T22:06:00Z" w16du:dateUtc="2025-12-03T21:06:00Z">
            <w:rPr/>
          </w:rPrChange>
        </w:rPr>
        <w:tab/>
      </w:r>
      <w:proofErr w:type="spellStart"/>
      <w:r w:rsidRPr="008B3E55">
        <w:rPr>
          <w:lang w:val="en-GB"/>
          <w:rPrChange w:id="129" w:author="Martin Gerdin Wärnberg" w:date="2025-12-03T22:06:00Z" w16du:dateUtc="2025-12-03T21:06:00Z">
            <w:rPr/>
          </w:rPrChange>
        </w:rPr>
        <w:t>Spaite</w:t>
      </w:r>
      <w:proofErr w:type="spellEnd"/>
      <w:r w:rsidRPr="008B3E55">
        <w:rPr>
          <w:lang w:val="en-GB"/>
          <w:rPrChange w:id="130" w:author="Martin Gerdin Wärnberg" w:date="2025-12-03T22:06:00Z" w16du:dateUtc="2025-12-03T21:06:00Z">
            <w:rPr/>
          </w:rPrChange>
        </w:rPr>
        <w:t xml:space="preserve"> DW, Hu C, Bobrow BJ, </w:t>
      </w:r>
      <w:proofErr w:type="spellStart"/>
      <w:r w:rsidRPr="008B3E55">
        <w:rPr>
          <w:lang w:val="en-GB"/>
          <w:rPrChange w:id="131" w:author="Martin Gerdin Wärnberg" w:date="2025-12-03T22:06:00Z" w16du:dateUtc="2025-12-03T21:06:00Z">
            <w:rPr/>
          </w:rPrChange>
        </w:rPr>
        <w:t>Chikani</w:t>
      </w:r>
      <w:proofErr w:type="spellEnd"/>
      <w:r w:rsidRPr="008B3E55">
        <w:rPr>
          <w:lang w:val="en-GB"/>
          <w:rPrChange w:id="132" w:author="Martin Gerdin Wärnberg" w:date="2025-12-03T22:06:00Z" w16du:dateUtc="2025-12-03T21:06:00Z">
            <w:rPr/>
          </w:rPrChange>
        </w:rPr>
        <w:t xml:space="preserve"> V, Sherrill D, Barnhart B, et al. Mortality and Prehospital Blood Pressure in Major Traumatic Brain Injury: The Absence of a Hypotension Threshold. </w:t>
      </w:r>
      <w:r w:rsidRPr="00D16674">
        <w:t xml:space="preserve">JAMA </w:t>
      </w:r>
      <w:proofErr w:type="spellStart"/>
      <w:r w:rsidRPr="00D16674">
        <w:t>Surg</w:t>
      </w:r>
      <w:proofErr w:type="spellEnd"/>
      <w:r w:rsidRPr="00D16674">
        <w:t xml:space="preserve">. 2017 Apr 1;152(4):360–8. </w:t>
      </w:r>
    </w:p>
    <w:p w14:paraId="5CF3EFAD" w14:textId="77777777" w:rsidR="00D16674" w:rsidRPr="008B3E55" w:rsidRDefault="00D16674" w:rsidP="00D16674">
      <w:pPr>
        <w:pStyle w:val="Bibliography"/>
        <w:rPr>
          <w:lang w:val="en-GB"/>
          <w:rPrChange w:id="133" w:author="Martin Gerdin Wärnberg" w:date="2025-12-03T22:06:00Z" w16du:dateUtc="2025-12-03T21:06:00Z">
            <w:rPr/>
          </w:rPrChange>
        </w:rPr>
      </w:pPr>
      <w:r w:rsidRPr="00D16674">
        <w:t>10.</w:t>
      </w:r>
      <w:r w:rsidRPr="00D16674">
        <w:tab/>
        <w:t xml:space="preserve">Sierink JC, Treskes K, Edwards MJR, Beuker BJA, den Hartog D, Hohmann J, et al. </w:t>
      </w:r>
      <w:r w:rsidRPr="008B3E55">
        <w:rPr>
          <w:lang w:val="en-GB"/>
          <w:rPrChange w:id="134" w:author="Martin Gerdin Wärnberg" w:date="2025-12-03T22:06:00Z" w16du:dateUtc="2025-12-03T21:06:00Z">
            <w:rPr/>
          </w:rPrChange>
        </w:rPr>
        <w:t xml:space="preserve">Immediate total-body CT scanning versus conventional imaging and selective CT scanning in patients with severe trauma (REACT-2): a randomised controlled trial. Lancet Lond Engl. 2016 Aug 13;388(10045):673–83. </w:t>
      </w:r>
    </w:p>
    <w:p w14:paraId="153EAE38" w14:textId="77777777" w:rsidR="00D16674" w:rsidRPr="008B3E55" w:rsidRDefault="00D16674" w:rsidP="00D16674">
      <w:pPr>
        <w:pStyle w:val="Bibliography"/>
        <w:rPr>
          <w:lang w:val="en-GB"/>
          <w:rPrChange w:id="135" w:author="Martin Gerdin Wärnberg" w:date="2025-12-03T22:06:00Z" w16du:dateUtc="2025-12-03T21:06:00Z">
            <w:rPr/>
          </w:rPrChange>
        </w:rPr>
      </w:pPr>
      <w:r w:rsidRPr="008B3E55">
        <w:rPr>
          <w:lang w:val="en-GB"/>
          <w:rPrChange w:id="136" w:author="Martin Gerdin Wärnberg" w:date="2025-12-03T22:06:00Z" w16du:dateUtc="2025-12-03T21:06:00Z">
            <w:rPr/>
          </w:rPrChange>
        </w:rPr>
        <w:t>11.</w:t>
      </w:r>
      <w:r w:rsidRPr="008B3E55">
        <w:rPr>
          <w:lang w:val="en-GB"/>
          <w:rPrChange w:id="137" w:author="Martin Gerdin Wärnberg" w:date="2025-12-03T22:06:00Z" w16du:dateUtc="2025-12-03T21:06:00Z">
            <w:rPr/>
          </w:rPrChange>
        </w:rPr>
        <w:tab/>
        <w:t xml:space="preserve">Yamamoto R, Suzuki M, </w:t>
      </w:r>
      <w:proofErr w:type="spellStart"/>
      <w:r w:rsidRPr="008B3E55">
        <w:rPr>
          <w:lang w:val="en-GB"/>
          <w:rPrChange w:id="138" w:author="Martin Gerdin Wärnberg" w:date="2025-12-03T22:06:00Z" w16du:dateUtc="2025-12-03T21:06:00Z">
            <w:rPr/>
          </w:rPrChange>
        </w:rPr>
        <w:t>Funabiki</w:t>
      </w:r>
      <w:proofErr w:type="spellEnd"/>
      <w:r w:rsidRPr="008B3E55">
        <w:rPr>
          <w:lang w:val="en-GB"/>
          <w:rPrChange w:id="139" w:author="Martin Gerdin Wärnberg" w:date="2025-12-03T22:06:00Z" w16du:dateUtc="2025-12-03T21:06:00Z">
            <w:rPr/>
          </w:rPrChange>
        </w:rPr>
        <w:t xml:space="preserve"> T, Sasaki J. Immediate CT after hospital arrival and decreased in-hospital mortality in severely injured trauma patients. BJS Open. 2023 Jan 6;7(1</w:t>
      </w:r>
      <w:proofErr w:type="gramStart"/>
      <w:r w:rsidRPr="008B3E55">
        <w:rPr>
          <w:lang w:val="en-GB"/>
          <w:rPrChange w:id="140" w:author="Martin Gerdin Wärnberg" w:date="2025-12-03T22:06:00Z" w16du:dateUtc="2025-12-03T21:06:00Z">
            <w:rPr/>
          </w:rPrChange>
        </w:rPr>
        <w:t>):zrac</w:t>
      </w:r>
      <w:proofErr w:type="gramEnd"/>
      <w:r w:rsidRPr="008B3E55">
        <w:rPr>
          <w:lang w:val="en-GB"/>
          <w:rPrChange w:id="141" w:author="Martin Gerdin Wärnberg" w:date="2025-12-03T22:06:00Z" w16du:dateUtc="2025-12-03T21:06:00Z">
            <w:rPr/>
          </w:rPrChange>
        </w:rPr>
        <w:t xml:space="preserve">133. </w:t>
      </w:r>
    </w:p>
    <w:p w14:paraId="20AE632D" w14:textId="77777777" w:rsidR="00D16674" w:rsidRPr="008B3E55" w:rsidRDefault="00D16674" w:rsidP="00D16674">
      <w:pPr>
        <w:pStyle w:val="Bibliography"/>
        <w:rPr>
          <w:lang w:val="en-GB"/>
          <w:rPrChange w:id="142" w:author="Martin Gerdin Wärnberg" w:date="2025-12-03T22:06:00Z" w16du:dateUtc="2025-12-03T21:06:00Z">
            <w:rPr/>
          </w:rPrChange>
        </w:rPr>
      </w:pPr>
      <w:r w:rsidRPr="008B3E55">
        <w:rPr>
          <w:lang w:val="en-GB"/>
          <w:rPrChange w:id="143" w:author="Martin Gerdin Wärnberg" w:date="2025-12-03T22:06:00Z" w16du:dateUtc="2025-12-03T21:06:00Z">
            <w:rPr/>
          </w:rPrChange>
        </w:rPr>
        <w:t>12.</w:t>
      </w:r>
      <w:r w:rsidRPr="008B3E55">
        <w:rPr>
          <w:lang w:val="en-GB"/>
          <w:rPrChange w:id="144" w:author="Martin Gerdin Wärnberg" w:date="2025-12-03T22:06:00Z" w16du:dateUtc="2025-12-03T21:06:00Z">
            <w:rPr/>
          </w:rPrChange>
        </w:rPr>
        <w:tab/>
        <w:t xml:space="preserve">CRASH-3 trial collaborators. Effects of tranexamic acid on death, disability, vascular occlusive events and other morbidities in patients with acute traumatic brain injury (CRASH-3): a randomised, placebo-controlled trial. Lancet Lond Engl. 2019 Nov 9;394(10210):1713–23. </w:t>
      </w:r>
    </w:p>
    <w:p w14:paraId="5D1F7E1A" w14:textId="77777777" w:rsidR="00D16674" w:rsidRPr="008B3E55" w:rsidRDefault="00D16674" w:rsidP="00D16674">
      <w:pPr>
        <w:pStyle w:val="Bibliography"/>
        <w:rPr>
          <w:lang w:val="en-GB"/>
          <w:rPrChange w:id="145" w:author="Martin Gerdin Wärnberg" w:date="2025-12-03T22:06:00Z" w16du:dateUtc="2025-12-03T21:06:00Z">
            <w:rPr/>
          </w:rPrChange>
        </w:rPr>
      </w:pPr>
      <w:r w:rsidRPr="008B3E55">
        <w:rPr>
          <w:lang w:val="en-GB"/>
          <w:rPrChange w:id="146" w:author="Martin Gerdin Wärnberg" w:date="2025-12-03T22:06:00Z" w16du:dateUtc="2025-12-03T21:06:00Z">
            <w:rPr/>
          </w:rPrChange>
        </w:rPr>
        <w:t>13.</w:t>
      </w:r>
      <w:r w:rsidRPr="008B3E55">
        <w:rPr>
          <w:lang w:val="en-GB"/>
          <w:rPrChange w:id="147" w:author="Martin Gerdin Wärnberg" w:date="2025-12-03T22:06:00Z" w16du:dateUtc="2025-12-03T21:06:00Z">
            <w:rPr/>
          </w:rPrChange>
        </w:rPr>
        <w:tab/>
        <w:t xml:space="preserve">Slot RER, </w:t>
      </w:r>
      <w:proofErr w:type="spellStart"/>
      <w:r w:rsidRPr="008B3E55">
        <w:rPr>
          <w:lang w:val="en-GB"/>
          <w:rPrChange w:id="148" w:author="Martin Gerdin Wärnberg" w:date="2025-12-03T22:06:00Z" w16du:dateUtc="2025-12-03T21:06:00Z">
            <w:rPr/>
          </w:rPrChange>
        </w:rPr>
        <w:t>Helbok</w:t>
      </w:r>
      <w:proofErr w:type="spellEnd"/>
      <w:r w:rsidRPr="008B3E55">
        <w:rPr>
          <w:lang w:val="en-GB"/>
          <w:rPrChange w:id="149" w:author="Martin Gerdin Wärnberg" w:date="2025-12-03T22:06:00Z" w16du:dateUtc="2025-12-03T21:06:00Z">
            <w:rPr/>
          </w:rPrChange>
        </w:rPr>
        <w:t xml:space="preserve"> R, van der Jagt M. Update on traumatic brain injury in the ICU. Curr </w:t>
      </w:r>
      <w:proofErr w:type="spellStart"/>
      <w:r w:rsidRPr="008B3E55">
        <w:rPr>
          <w:lang w:val="en-GB"/>
          <w:rPrChange w:id="150" w:author="Martin Gerdin Wärnberg" w:date="2025-12-03T22:06:00Z" w16du:dateUtc="2025-12-03T21:06:00Z">
            <w:rPr/>
          </w:rPrChange>
        </w:rPr>
        <w:t>Opin</w:t>
      </w:r>
      <w:proofErr w:type="spellEnd"/>
      <w:r w:rsidRPr="008B3E55">
        <w:rPr>
          <w:lang w:val="en-GB"/>
          <w:rPrChange w:id="151" w:author="Martin Gerdin Wärnberg" w:date="2025-12-03T22:06:00Z" w16du:dateUtc="2025-12-03T21:06:00Z">
            <w:rPr/>
          </w:rPrChange>
        </w:rPr>
        <w:t xml:space="preserve"> </w:t>
      </w:r>
      <w:proofErr w:type="spellStart"/>
      <w:r w:rsidRPr="008B3E55">
        <w:rPr>
          <w:lang w:val="en-GB"/>
          <w:rPrChange w:id="152" w:author="Martin Gerdin Wärnberg" w:date="2025-12-03T22:06:00Z" w16du:dateUtc="2025-12-03T21:06:00Z">
            <w:rPr/>
          </w:rPrChange>
        </w:rPr>
        <w:t>Anaesthesiol</w:t>
      </w:r>
      <w:proofErr w:type="spellEnd"/>
      <w:r w:rsidRPr="008B3E55">
        <w:rPr>
          <w:lang w:val="en-GB"/>
          <w:rPrChange w:id="153" w:author="Martin Gerdin Wärnberg" w:date="2025-12-03T22:06:00Z" w16du:dateUtc="2025-12-03T21:06:00Z">
            <w:rPr/>
          </w:rPrChange>
        </w:rPr>
        <w:t xml:space="preserve">. 2025 Apr 1;38(2):93–9. </w:t>
      </w:r>
    </w:p>
    <w:p w14:paraId="1C359399" w14:textId="77777777" w:rsidR="00D16674" w:rsidRPr="008B3E55" w:rsidRDefault="00D16674" w:rsidP="00D16674">
      <w:pPr>
        <w:pStyle w:val="Bibliography"/>
        <w:rPr>
          <w:lang w:val="en-GB"/>
          <w:rPrChange w:id="154" w:author="Martin Gerdin Wärnberg" w:date="2025-12-03T22:06:00Z" w16du:dateUtc="2025-12-03T21:06:00Z">
            <w:rPr/>
          </w:rPrChange>
        </w:rPr>
      </w:pPr>
      <w:r w:rsidRPr="008B3E55">
        <w:rPr>
          <w:lang w:val="en-GB"/>
          <w:rPrChange w:id="155" w:author="Martin Gerdin Wärnberg" w:date="2025-12-03T22:06:00Z" w16du:dateUtc="2025-12-03T21:06:00Z">
            <w:rPr/>
          </w:rPrChange>
        </w:rPr>
        <w:t>14.</w:t>
      </w:r>
      <w:r w:rsidRPr="008B3E55">
        <w:rPr>
          <w:lang w:val="en-GB"/>
          <w:rPrChange w:id="156" w:author="Martin Gerdin Wärnberg" w:date="2025-12-03T22:06:00Z" w16du:dateUtc="2025-12-03T21:06:00Z">
            <w:rPr/>
          </w:rPrChange>
        </w:rPr>
        <w:tab/>
        <w:t xml:space="preserve">Wiles MD. Management of traumatic brain injury: a narrative review of current evidence. Anaesthesia. 2022 Jan;77 </w:t>
      </w:r>
      <w:proofErr w:type="spellStart"/>
      <w:r w:rsidRPr="008B3E55">
        <w:rPr>
          <w:lang w:val="en-GB"/>
          <w:rPrChange w:id="157" w:author="Martin Gerdin Wärnberg" w:date="2025-12-03T22:06:00Z" w16du:dateUtc="2025-12-03T21:06:00Z">
            <w:rPr/>
          </w:rPrChange>
        </w:rPr>
        <w:t>Suppl</w:t>
      </w:r>
      <w:proofErr w:type="spellEnd"/>
      <w:r w:rsidRPr="008B3E55">
        <w:rPr>
          <w:lang w:val="en-GB"/>
          <w:rPrChange w:id="158" w:author="Martin Gerdin Wärnberg" w:date="2025-12-03T22:06:00Z" w16du:dateUtc="2025-12-03T21:06:00Z">
            <w:rPr/>
          </w:rPrChange>
        </w:rPr>
        <w:t xml:space="preserve"> 1:102–12. </w:t>
      </w:r>
    </w:p>
    <w:p w14:paraId="4E6C1A7D" w14:textId="77777777" w:rsidR="00D16674" w:rsidRPr="008B3E55" w:rsidRDefault="00D16674" w:rsidP="00D16674">
      <w:pPr>
        <w:pStyle w:val="Bibliography"/>
        <w:rPr>
          <w:lang w:val="en-GB"/>
          <w:rPrChange w:id="159" w:author="Martin Gerdin Wärnberg" w:date="2025-12-03T22:06:00Z" w16du:dateUtc="2025-12-03T21:06:00Z">
            <w:rPr/>
          </w:rPrChange>
        </w:rPr>
      </w:pPr>
      <w:r w:rsidRPr="008B3E55">
        <w:rPr>
          <w:lang w:val="en-GB"/>
          <w:rPrChange w:id="160" w:author="Martin Gerdin Wärnberg" w:date="2025-12-03T22:06:00Z" w16du:dateUtc="2025-12-03T21:06:00Z">
            <w:rPr/>
          </w:rPrChange>
        </w:rPr>
        <w:t>15.</w:t>
      </w:r>
      <w:r w:rsidRPr="008B3E55">
        <w:rPr>
          <w:lang w:val="en-GB"/>
          <w:rPrChange w:id="161" w:author="Martin Gerdin Wärnberg" w:date="2025-12-03T22:06:00Z" w16du:dateUtc="2025-12-03T21:06:00Z">
            <w:rPr/>
          </w:rPrChange>
        </w:rPr>
        <w:tab/>
        <w:t xml:space="preserve">Dash HH, Chavali S. Management of traumatic brain injury patients. Korean J </w:t>
      </w:r>
      <w:proofErr w:type="spellStart"/>
      <w:r w:rsidRPr="008B3E55">
        <w:rPr>
          <w:lang w:val="en-GB"/>
          <w:rPrChange w:id="162" w:author="Martin Gerdin Wärnberg" w:date="2025-12-03T22:06:00Z" w16du:dateUtc="2025-12-03T21:06:00Z">
            <w:rPr/>
          </w:rPrChange>
        </w:rPr>
        <w:t>Anesthesiol</w:t>
      </w:r>
      <w:proofErr w:type="spellEnd"/>
      <w:r w:rsidRPr="008B3E55">
        <w:rPr>
          <w:lang w:val="en-GB"/>
          <w:rPrChange w:id="163" w:author="Martin Gerdin Wärnberg" w:date="2025-12-03T22:06:00Z" w16du:dateUtc="2025-12-03T21:06:00Z">
            <w:rPr/>
          </w:rPrChange>
        </w:rPr>
        <w:t xml:space="preserve">. 2018 Feb;71(1):12–21. </w:t>
      </w:r>
    </w:p>
    <w:p w14:paraId="2441194F" w14:textId="77777777" w:rsidR="00D16674" w:rsidRPr="008B3E55" w:rsidRDefault="00D16674" w:rsidP="00D16674">
      <w:pPr>
        <w:pStyle w:val="Bibliography"/>
        <w:rPr>
          <w:lang w:val="en-GB"/>
          <w:rPrChange w:id="164" w:author="Martin Gerdin Wärnberg" w:date="2025-12-03T22:06:00Z" w16du:dateUtc="2025-12-03T21:06:00Z">
            <w:rPr/>
          </w:rPrChange>
        </w:rPr>
      </w:pPr>
      <w:r w:rsidRPr="008B3E55">
        <w:rPr>
          <w:lang w:val="en-GB"/>
          <w:rPrChange w:id="165" w:author="Martin Gerdin Wärnberg" w:date="2025-12-03T22:06:00Z" w16du:dateUtc="2025-12-03T21:06:00Z">
            <w:rPr/>
          </w:rPrChange>
        </w:rPr>
        <w:lastRenderedPageBreak/>
        <w:t>16.</w:t>
      </w:r>
      <w:r w:rsidRPr="008B3E55">
        <w:rPr>
          <w:lang w:val="en-GB"/>
          <w:rPrChange w:id="166" w:author="Martin Gerdin Wärnberg" w:date="2025-12-03T22:06:00Z" w16du:dateUtc="2025-12-03T21:06:00Z">
            <w:rPr/>
          </w:rPrChange>
        </w:rPr>
        <w:tab/>
        <w:t>Al-Thani H, El-</w:t>
      </w:r>
      <w:proofErr w:type="spellStart"/>
      <w:r w:rsidRPr="008B3E55">
        <w:rPr>
          <w:lang w:val="en-GB"/>
          <w:rPrChange w:id="167" w:author="Martin Gerdin Wärnberg" w:date="2025-12-03T22:06:00Z" w16du:dateUtc="2025-12-03T21:06:00Z">
            <w:rPr/>
          </w:rPrChange>
        </w:rPr>
        <w:t>Menyar</w:t>
      </w:r>
      <w:proofErr w:type="spellEnd"/>
      <w:r w:rsidRPr="008B3E55">
        <w:rPr>
          <w:lang w:val="en-GB"/>
          <w:rPrChange w:id="168" w:author="Martin Gerdin Wärnberg" w:date="2025-12-03T22:06:00Z" w16du:dateUtc="2025-12-03T21:06:00Z">
            <w:rPr/>
          </w:rPrChange>
        </w:rPr>
        <w:t xml:space="preserve"> A, Khan NA, </w:t>
      </w:r>
      <w:proofErr w:type="spellStart"/>
      <w:r w:rsidRPr="008B3E55">
        <w:rPr>
          <w:lang w:val="en-GB"/>
          <w:rPrChange w:id="169" w:author="Martin Gerdin Wärnberg" w:date="2025-12-03T22:06:00Z" w16du:dateUtc="2025-12-03T21:06:00Z">
            <w:rPr/>
          </w:rPrChange>
        </w:rPr>
        <w:t>Consunji</w:t>
      </w:r>
      <w:proofErr w:type="spellEnd"/>
      <w:r w:rsidRPr="008B3E55">
        <w:rPr>
          <w:lang w:val="en-GB"/>
          <w:rPrChange w:id="170" w:author="Martin Gerdin Wärnberg" w:date="2025-12-03T22:06:00Z" w16du:dateUtc="2025-12-03T21:06:00Z">
            <w:rPr/>
          </w:rPrChange>
        </w:rPr>
        <w:t xml:space="preserve"> R, Mendez G, Abulkhair TS, et al. Trauma Quality Improvement Program: A Retrospective Analysis from A Middle Eastern National Trauma </w:t>
      </w:r>
      <w:proofErr w:type="spellStart"/>
      <w:r w:rsidRPr="008B3E55">
        <w:rPr>
          <w:lang w:val="en-GB"/>
          <w:rPrChange w:id="171" w:author="Martin Gerdin Wärnberg" w:date="2025-12-03T22:06:00Z" w16du:dateUtc="2025-12-03T21:06:00Z">
            <w:rPr/>
          </w:rPrChange>
        </w:rPr>
        <w:t>Center</w:t>
      </w:r>
      <w:proofErr w:type="spellEnd"/>
      <w:r w:rsidRPr="008B3E55">
        <w:rPr>
          <w:lang w:val="en-GB"/>
          <w:rPrChange w:id="172" w:author="Martin Gerdin Wärnberg" w:date="2025-12-03T22:06:00Z" w16du:dateUtc="2025-12-03T21:06:00Z">
            <w:rPr/>
          </w:rPrChange>
        </w:rPr>
        <w:t xml:space="preserve">. Healthcare. 2023 Oct 31;11(21):2865. </w:t>
      </w:r>
    </w:p>
    <w:p w14:paraId="7074B4C0" w14:textId="77777777" w:rsidR="00D16674" w:rsidRPr="008B3E55" w:rsidRDefault="00D16674" w:rsidP="00D16674">
      <w:pPr>
        <w:pStyle w:val="Bibliography"/>
        <w:rPr>
          <w:lang w:val="en-GB"/>
          <w:rPrChange w:id="173" w:author="Martin Gerdin Wärnberg" w:date="2025-12-03T22:06:00Z" w16du:dateUtc="2025-12-03T21:06:00Z">
            <w:rPr/>
          </w:rPrChange>
        </w:rPr>
      </w:pPr>
      <w:r w:rsidRPr="008B3E55">
        <w:rPr>
          <w:lang w:val="en-GB"/>
          <w:rPrChange w:id="174" w:author="Martin Gerdin Wärnberg" w:date="2025-12-03T22:06:00Z" w16du:dateUtc="2025-12-03T21:06:00Z">
            <w:rPr/>
          </w:rPrChange>
        </w:rPr>
        <w:t>17.</w:t>
      </w:r>
      <w:r w:rsidRPr="008B3E55">
        <w:rPr>
          <w:lang w:val="en-GB"/>
          <w:rPrChange w:id="175" w:author="Martin Gerdin Wärnberg" w:date="2025-12-03T22:06:00Z" w16du:dateUtc="2025-12-03T21:06:00Z">
            <w:rPr/>
          </w:rPrChange>
        </w:rPr>
        <w:tab/>
        <w:t xml:space="preserve">Shafi S, </w:t>
      </w:r>
      <w:proofErr w:type="spellStart"/>
      <w:r w:rsidRPr="008B3E55">
        <w:rPr>
          <w:lang w:val="en-GB"/>
          <w:rPrChange w:id="176" w:author="Martin Gerdin Wärnberg" w:date="2025-12-03T22:06:00Z" w16du:dateUtc="2025-12-03T21:06:00Z">
            <w:rPr/>
          </w:rPrChange>
        </w:rPr>
        <w:t>Nathens</w:t>
      </w:r>
      <w:proofErr w:type="spellEnd"/>
      <w:r w:rsidRPr="008B3E55">
        <w:rPr>
          <w:lang w:val="en-GB"/>
          <w:rPrChange w:id="177" w:author="Martin Gerdin Wärnberg" w:date="2025-12-03T22:06:00Z" w16du:dateUtc="2025-12-03T21:06:00Z">
            <w:rPr/>
          </w:rPrChange>
        </w:rPr>
        <w:t xml:space="preserve"> AB, Cryer HG, Hemmila MR, Pasquale MD, Clark DE, et al. The Trauma Quality Improvement Program of the American College of Surgeons Committee on Trauma. J Am Coll Surg. 2009 Oct;209(4):521-530.e1. </w:t>
      </w:r>
    </w:p>
    <w:p w14:paraId="48472DC6" w14:textId="77777777" w:rsidR="00D16674" w:rsidRPr="008B3E55" w:rsidRDefault="00D16674" w:rsidP="00D16674">
      <w:pPr>
        <w:pStyle w:val="Bibliography"/>
        <w:rPr>
          <w:lang w:val="en-GB"/>
          <w:rPrChange w:id="178" w:author="Martin Gerdin Wärnberg" w:date="2025-12-03T22:06:00Z" w16du:dateUtc="2025-12-03T21:06:00Z">
            <w:rPr/>
          </w:rPrChange>
        </w:rPr>
      </w:pPr>
      <w:r w:rsidRPr="008B3E55">
        <w:rPr>
          <w:lang w:val="en-GB"/>
          <w:rPrChange w:id="179" w:author="Martin Gerdin Wärnberg" w:date="2025-12-03T22:06:00Z" w16du:dateUtc="2025-12-03T21:06:00Z">
            <w:rPr/>
          </w:rPrChange>
        </w:rPr>
        <w:t>18.</w:t>
      </w:r>
      <w:r w:rsidRPr="008B3E55">
        <w:rPr>
          <w:lang w:val="en-GB"/>
          <w:rPrChange w:id="180" w:author="Martin Gerdin Wärnberg" w:date="2025-12-03T22:06:00Z" w16du:dateUtc="2025-12-03T21:06:00Z">
            <w:rPr/>
          </w:rPrChange>
        </w:rPr>
        <w:tab/>
        <w:t xml:space="preserve">World Health Organization, editor. Guidelines for trauma quality improvement programmes. Geneva: World Health Organization; 2009. 104 p. </w:t>
      </w:r>
    </w:p>
    <w:p w14:paraId="6DB3E0B7" w14:textId="77777777" w:rsidR="00D16674" w:rsidRPr="008B3E55" w:rsidRDefault="00D16674" w:rsidP="00D16674">
      <w:pPr>
        <w:pStyle w:val="Bibliography"/>
        <w:rPr>
          <w:lang w:val="en-GB"/>
          <w:rPrChange w:id="181" w:author="Martin Gerdin Wärnberg" w:date="2025-12-03T22:06:00Z" w16du:dateUtc="2025-12-03T21:06:00Z">
            <w:rPr/>
          </w:rPrChange>
        </w:rPr>
      </w:pPr>
      <w:r w:rsidRPr="008B3E55">
        <w:rPr>
          <w:lang w:val="en-GB"/>
          <w:rPrChange w:id="182" w:author="Martin Gerdin Wärnberg" w:date="2025-12-03T22:06:00Z" w16du:dateUtc="2025-12-03T21:06:00Z">
            <w:rPr/>
          </w:rPrChange>
        </w:rPr>
        <w:t>19.</w:t>
      </w:r>
      <w:r w:rsidRPr="008B3E55">
        <w:rPr>
          <w:lang w:val="en-GB"/>
          <w:rPrChange w:id="183" w:author="Martin Gerdin Wärnberg" w:date="2025-12-03T22:06:00Z" w16du:dateUtc="2025-12-03T21:06:00Z">
            <w:rPr/>
          </w:rPrChange>
        </w:rPr>
        <w:tab/>
      </w:r>
      <w:proofErr w:type="spellStart"/>
      <w:r w:rsidRPr="008B3E55">
        <w:rPr>
          <w:lang w:val="en-GB"/>
          <w:rPrChange w:id="184" w:author="Martin Gerdin Wärnberg" w:date="2025-12-03T22:06:00Z" w16du:dateUtc="2025-12-03T21:06:00Z">
            <w:rPr/>
          </w:rPrChange>
        </w:rPr>
        <w:t>Sanddal</w:t>
      </w:r>
      <w:proofErr w:type="spellEnd"/>
      <w:r w:rsidRPr="008B3E55">
        <w:rPr>
          <w:lang w:val="en-GB"/>
          <w:rPrChange w:id="185" w:author="Martin Gerdin Wärnberg" w:date="2025-12-03T22:06:00Z" w16du:dateUtc="2025-12-03T21:06:00Z">
            <w:rPr/>
          </w:rPrChange>
        </w:rPr>
        <w:t xml:space="preserve"> TL, Esposito TJ, Whitney JR, Hartford D, Taillac PP, Mann NC, et al. Analysis of preventable trauma deaths and opportunities for trauma care improvement in </w:t>
      </w:r>
      <w:proofErr w:type="spellStart"/>
      <w:r w:rsidRPr="008B3E55">
        <w:rPr>
          <w:lang w:val="en-GB"/>
          <w:rPrChange w:id="186" w:author="Martin Gerdin Wärnberg" w:date="2025-12-03T22:06:00Z" w16du:dateUtc="2025-12-03T21:06:00Z">
            <w:rPr/>
          </w:rPrChange>
        </w:rPr>
        <w:t>utah</w:t>
      </w:r>
      <w:proofErr w:type="spellEnd"/>
      <w:r w:rsidRPr="008B3E55">
        <w:rPr>
          <w:lang w:val="en-GB"/>
          <w:rPrChange w:id="187" w:author="Martin Gerdin Wärnberg" w:date="2025-12-03T22:06:00Z" w16du:dateUtc="2025-12-03T21:06:00Z">
            <w:rPr/>
          </w:rPrChange>
        </w:rPr>
        <w:t xml:space="preserve">. J Trauma. 2011 Apr;70(4):970–7. </w:t>
      </w:r>
    </w:p>
    <w:p w14:paraId="28C0B9E1" w14:textId="77777777" w:rsidR="00D16674" w:rsidRPr="008B3E55" w:rsidRDefault="00D16674" w:rsidP="00D16674">
      <w:pPr>
        <w:pStyle w:val="Bibliography"/>
        <w:rPr>
          <w:lang w:val="en-GB"/>
          <w:rPrChange w:id="188" w:author="Martin Gerdin Wärnberg" w:date="2025-12-03T22:06:00Z" w16du:dateUtc="2025-12-03T21:06:00Z">
            <w:rPr/>
          </w:rPrChange>
        </w:rPr>
      </w:pPr>
      <w:r w:rsidRPr="008B3E55">
        <w:rPr>
          <w:lang w:val="en-GB"/>
          <w:rPrChange w:id="189" w:author="Martin Gerdin Wärnberg" w:date="2025-12-03T22:06:00Z" w16du:dateUtc="2025-12-03T21:06:00Z">
            <w:rPr/>
          </w:rPrChange>
        </w:rPr>
        <w:t>20.</w:t>
      </w:r>
      <w:r w:rsidRPr="008B3E55">
        <w:rPr>
          <w:lang w:val="en-GB"/>
          <w:rPrChange w:id="190" w:author="Martin Gerdin Wärnberg" w:date="2025-12-03T22:06:00Z" w16du:dateUtc="2025-12-03T21:06:00Z">
            <w:rPr/>
          </w:rPrChange>
        </w:rPr>
        <w:tab/>
        <w:t xml:space="preserve">Gruen RL, Jurkovich GJ, McIntyre LK, Foy HM, Maier RV. Patterns of errors contributing to trauma mortality: lessons learned from 2,594 deaths. Ann Surg. 2006 Sept;244(3):371–80. </w:t>
      </w:r>
    </w:p>
    <w:p w14:paraId="04A7A7B6" w14:textId="77777777" w:rsidR="00D16674" w:rsidRPr="008B3E55" w:rsidRDefault="00D16674" w:rsidP="00D16674">
      <w:pPr>
        <w:pStyle w:val="Bibliography"/>
        <w:rPr>
          <w:lang w:val="en-GB"/>
          <w:rPrChange w:id="191" w:author="Martin Gerdin Wärnberg" w:date="2025-12-03T22:06:00Z" w16du:dateUtc="2025-12-03T21:06:00Z">
            <w:rPr/>
          </w:rPrChange>
        </w:rPr>
      </w:pPr>
      <w:r w:rsidRPr="008B3E55">
        <w:rPr>
          <w:lang w:val="en-GB"/>
          <w:rPrChange w:id="192" w:author="Martin Gerdin Wärnberg" w:date="2025-12-03T22:06:00Z" w16du:dateUtc="2025-12-03T21:06:00Z">
            <w:rPr/>
          </w:rPrChange>
        </w:rPr>
        <w:t>21.</w:t>
      </w:r>
      <w:r w:rsidRPr="008B3E55">
        <w:rPr>
          <w:lang w:val="en-GB"/>
          <w:rPrChange w:id="193" w:author="Martin Gerdin Wärnberg" w:date="2025-12-03T22:06:00Z" w16du:dateUtc="2025-12-03T21:06:00Z">
            <w:rPr/>
          </w:rPrChange>
        </w:rPr>
        <w:tab/>
        <w:t xml:space="preserve">Alao DO, </w:t>
      </w:r>
      <w:proofErr w:type="spellStart"/>
      <w:r w:rsidRPr="008B3E55">
        <w:rPr>
          <w:lang w:val="en-GB"/>
          <w:rPrChange w:id="194" w:author="Martin Gerdin Wärnberg" w:date="2025-12-03T22:06:00Z" w16du:dateUtc="2025-12-03T21:06:00Z">
            <w:rPr/>
          </w:rPrChange>
        </w:rPr>
        <w:t>Cevik</w:t>
      </w:r>
      <w:proofErr w:type="spellEnd"/>
      <w:r w:rsidRPr="008B3E55">
        <w:rPr>
          <w:lang w:val="en-GB"/>
          <w:rPrChange w:id="195" w:author="Martin Gerdin Wärnberg" w:date="2025-12-03T22:06:00Z" w16du:dateUtc="2025-12-03T21:06:00Z">
            <w:rPr/>
          </w:rPrChange>
        </w:rPr>
        <w:t xml:space="preserve"> AA, Al Shamsi F, Mousa H, </w:t>
      </w:r>
      <w:proofErr w:type="spellStart"/>
      <w:r w:rsidRPr="008B3E55">
        <w:rPr>
          <w:lang w:val="en-GB"/>
          <w:rPrChange w:id="196" w:author="Martin Gerdin Wärnberg" w:date="2025-12-03T22:06:00Z" w16du:dateUtc="2025-12-03T21:06:00Z">
            <w:rPr/>
          </w:rPrChange>
        </w:rPr>
        <w:t>Elnikety</w:t>
      </w:r>
      <w:proofErr w:type="spellEnd"/>
      <w:r w:rsidRPr="008B3E55">
        <w:rPr>
          <w:lang w:val="en-GB"/>
          <w:rPrChange w:id="197" w:author="Martin Gerdin Wärnberg" w:date="2025-12-03T22:06:00Z" w16du:dateUtc="2025-12-03T21:06:00Z">
            <w:rPr/>
          </w:rPrChange>
        </w:rPr>
        <w:t xml:space="preserve"> S, </w:t>
      </w:r>
      <w:proofErr w:type="spellStart"/>
      <w:r w:rsidRPr="008B3E55">
        <w:rPr>
          <w:lang w:val="en-GB"/>
          <w:rPrChange w:id="198" w:author="Martin Gerdin Wärnberg" w:date="2025-12-03T22:06:00Z" w16du:dateUtc="2025-12-03T21:06:00Z">
            <w:rPr/>
          </w:rPrChange>
        </w:rPr>
        <w:t>Benour</w:t>
      </w:r>
      <w:proofErr w:type="spellEnd"/>
      <w:r w:rsidRPr="008B3E55">
        <w:rPr>
          <w:lang w:val="en-GB"/>
          <w:rPrChange w:id="199" w:author="Martin Gerdin Wärnberg" w:date="2025-12-03T22:06:00Z" w16du:dateUtc="2025-12-03T21:06:00Z">
            <w:rPr/>
          </w:rPrChange>
        </w:rPr>
        <w:t xml:space="preserve"> M, et al. Preventable deaths in hospitalized trauma patients. World J Surg. 2024 Apr;48(4):863–70. </w:t>
      </w:r>
    </w:p>
    <w:p w14:paraId="2ED9A2B9" w14:textId="77777777" w:rsidR="00D16674" w:rsidRPr="008B3E55" w:rsidRDefault="00D16674" w:rsidP="00D16674">
      <w:pPr>
        <w:pStyle w:val="Bibliography"/>
        <w:rPr>
          <w:lang w:val="en-GB"/>
          <w:rPrChange w:id="200" w:author="Martin Gerdin Wärnberg" w:date="2025-12-03T22:06:00Z" w16du:dateUtc="2025-12-03T21:06:00Z">
            <w:rPr/>
          </w:rPrChange>
        </w:rPr>
      </w:pPr>
      <w:r w:rsidRPr="008B3E55">
        <w:rPr>
          <w:lang w:val="en-GB"/>
          <w:rPrChange w:id="201" w:author="Martin Gerdin Wärnberg" w:date="2025-12-03T22:06:00Z" w16du:dateUtc="2025-12-03T21:06:00Z">
            <w:rPr/>
          </w:rPrChange>
        </w:rPr>
        <w:t>22.</w:t>
      </w:r>
      <w:r w:rsidRPr="008B3E55">
        <w:rPr>
          <w:lang w:val="en-GB"/>
          <w:rPrChange w:id="202" w:author="Martin Gerdin Wärnberg" w:date="2025-12-03T22:06:00Z" w16du:dateUtc="2025-12-03T21:06:00Z">
            <w:rPr/>
          </w:rPrChange>
        </w:rPr>
        <w:tab/>
        <w:t xml:space="preserve">Teixeira PGR, Inaba K, </w:t>
      </w:r>
      <w:proofErr w:type="spellStart"/>
      <w:r w:rsidRPr="008B3E55">
        <w:rPr>
          <w:lang w:val="en-GB"/>
          <w:rPrChange w:id="203" w:author="Martin Gerdin Wärnberg" w:date="2025-12-03T22:06:00Z" w16du:dateUtc="2025-12-03T21:06:00Z">
            <w:rPr/>
          </w:rPrChange>
        </w:rPr>
        <w:t>Hadjizacharia</w:t>
      </w:r>
      <w:proofErr w:type="spellEnd"/>
      <w:r w:rsidRPr="008B3E55">
        <w:rPr>
          <w:lang w:val="en-GB"/>
          <w:rPrChange w:id="204" w:author="Martin Gerdin Wärnberg" w:date="2025-12-03T22:06:00Z" w16du:dateUtc="2025-12-03T21:06:00Z">
            <w:rPr/>
          </w:rPrChange>
        </w:rPr>
        <w:t xml:space="preserve"> P, Brown C, Salim A, Rhee P, et al. Preventable or potentially preventable mortality at a mature trauma </w:t>
      </w:r>
      <w:proofErr w:type="spellStart"/>
      <w:r w:rsidRPr="008B3E55">
        <w:rPr>
          <w:lang w:val="en-GB"/>
          <w:rPrChange w:id="205" w:author="Martin Gerdin Wärnberg" w:date="2025-12-03T22:06:00Z" w16du:dateUtc="2025-12-03T21:06:00Z">
            <w:rPr/>
          </w:rPrChange>
        </w:rPr>
        <w:t>center</w:t>
      </w:r>
      <w:proofErr w:type="spellEnd"/>
      <w:r w:rsidRPr="008B3E55">
        <w:rPr>
          <w:lang w:val="en-GB"/>
          <w:rPrChange w:id="206" w:author="Martin Gerdin Wärnberg" w:date="2025-12-03T22:06:00Z" w16du:dateUtc="2025-12-03T21:06:00Z">
            <w:rPr/>
          </w:rPrChange>
        </w:rPr>
        <w:t xml:space="preserve">. J Trauma. 2007 Dec;63(6):1338–46; discussion 1346-1347. </w:t>
      </w:r>
    </w:p>
    <w:p w14:paraId="6E44501F" w14:textId="77777777" w:rsidR="00D16674" w:rsidRPr="00D16674" w:rsidRDefault="00D16674" w:rsidP="00D16674">
      <w:pPr>
        <w:pStyle w:val="Bibliography"/>
      </w:pPr>
      <w:r w:rsidRPr="008B3E55">
        <w:rPr>
          <w:lang w:val="en-GB"/>
          <w:rPrChange w:id="207" w:author="Martin Gerdin Wärnberg" w:date="2025-12-03T22:06:00Z" w16du:dateUtc="2025-12-03T21:06:00Z">
            <w:rPr/>
          </w:rPrChange>
        </w:rPr>
        <w:t>23.</w:t>
      </w:r>
      <w:r w:rsidRPr="008B3E55">
        <w:rPr>
          <w:lang w:val="en-GB"/>
          <w:rPrChange w:id="208" w:author="Martin Gerdin Wärnberg" w:date="2025-12-03T22:06:00Z" w16du:dateUtc="2025-12-03T21:06:00Z">
            <w:rPr/>
          </w:rPrChange>
        </w:rPr>
        <w:tab/>
        <w:t xml:space="preserve">Mabry CD, Davis B, Sutherland M, Robertson R, </w:t>
      </w:r>
      <w:proofErr w:type="spellStart"/>
      <w:r w:rsidRPr="008B3E55">
        <w:rPr>
          <w:lang w:val="en-GB"/>
          <w:rPrChange w:id="209" w:author="Martin Gerdin Wärnberg" w:date="2025-12-03T22:06:00Z" w16du:dateUtc="2025-12-03T21:06:00Z">
            <w:rPr/>
          </w:rPrChange>
        </w:rPr>
        <w:t>Carger</w:t>
      </w:r>
      <w:proofErr w:type="spellEnd"/>
      <w:r w:rsidRPr="008B3E55">
        <w:rPr>
          <w:lang w:val="en-GB"/>
          <w:rPrChange w:id="210" w:author="Martin Gerdin Wärnberg" w:date="2025-12-03T22:06:00Z" w16du:dateUtc="2025-12-03T21:06:00Z">
            <w:rPr/>
          </w:rPrChange>
        </w:rPr>
        <w:t xml:space="preserve"> J, Wyrick D, et al. Progressive Reduction in Preventable Mortality in a State Trauma System Using Continuous Preventable Mortality Review to Drive Provider Education: Results of </w:t>
      </w:r>
      <w:proofErr w:type="spellStart"/>
      <w:r w:rsidRPr="008B3E55">
        <w:rPr>
          <w:lang w:val="en-GB"/>
          <w:rPrChange w:id="211" w:author="Martin Gerdin Wärnberg" w:date="2025-12-03T22:06:00Z" w16du:dateUtc="2025-12-03T21:06:00Z">
            <w:rPr/>
          </w:rPrChange>
        </w:rPr>
        <w:t>Analyzing</w:t>
      </w:r>
      <w:proofErr w:type="spellEnd"/>
      <w:r w:rsidRPr="008B3E55">
        <w:rPr>
          <w:lang w:val="en-GB"/>
          <w:rPrChange w:id="212" w:author="Martin Gerdin Wärnberg" w:date="2025-12-03T22:06:00Z" w16du:dateUtc="2025-12-03T21:06:00Z">
            <w:rPr/>
          </w:rPrChange>
        </w:rPr>
        <w:t xml:space="preserve"> 1,979 Trauma Deaths from 2015 to 2022. </w:t>
      </w:r>
      <w:r w:rsidRPr="00D16674">
        <w:t xml:space="preserve">J </w:t>
      </w:r>
      <w:proofErr w:type="spellStart"/>
      <w:r w:rsidRPr="00D16674">
        <w:t>Am</w:t>
      </w:r>
      <w:proofErr w:type="spellEnd"/>
      <w:r w:rsidRPr="00D16674">
        <w:t xml:space="preserve"> Coll </w:t>
      </w:r>
      <w:proofErr w:type="spellStart"/>
      <w:r w:rsidRPr="00D16674">
        <w:t>Surg</w:t>
      </w:r>
      <w:proofErr w:type="spellEnd"/>
      <w:r w:rsidRPr="00D16674">
        <w:t xml:space="preserve">. 2024 Apr 1;238(4):426–34. </w:t>
      </w:r>
    </w:p>
    <w:p w14:paraId="4DC2A8F3" w14:textId="77777777" w:rsidR="00D16674" w:rsidRPr="008B3E55" w:rsidRDefault="00D16674" w:rsidP="00D16674">
      <w:pPr>
        <w:pStyle w:val="Bibliography"/>
        <w:rPr>
          <w:lang w:val="en-GB"/>
          <w:rPrChange w:id="213" w:author="Martin Gerdin Wärnberg" w:date="2025-12-03T22:06:00Z" w16du:dateUtc="2025-12-03T21:06:00Z">
            <w:rPr/>
          </w:rPrChange>
        </w:rPr>
      </w:pPr>
      <w:r w:rsidRPr="00D16674">
        <w:t>24.</w:t>
      </w:r>
      <w:r w:rsidRPr="00D16674">
        <w:tab/>
        <w:t xml:space="preserve">Szolnoky K, Joneborg E, Attergrim J, Albaaj H, Strömmer L, Brattström O, et al. </w:t>
      </w:r>
      <w:r w:rsidRPr="008B3E55">
        <w:rPr>
          <w:lang w:val="en-GB"/>
          <w:rPrChange w:id="214" w:author="Martin Gerdin Wärnberg" w:date="2025-12-03T22:06:00Z" w16du:dateUtc="2025-12-03T21:06:00Z">
            <w:rPr/>
          </w:rPrChange>
        </w:rPr>
        <w:t xml:space="preserve">Incidence of opportunities for improvement in trauma patient care: a retrospective registry-based study. Trauma </w:t>
      </w:r>
      <w:proofErr w:type="spellStart"/>
      <w:r w:rsidRPr="008B3E55">
        <w:rPr>
          <w:lang w:val="en-GB"/>
          <w:rPrChange w:id="215" w:author="Martin Gerdin Wärnberg" w:date="2025-12-03T22:06:00Z" w16du:dateUtc="2025-12-03T21:06:00Z">
            <w:rPr/>
          </w:rPrChange>
        </w:rPr>
        <w:t>Surg</w:t>
      </w:r>
      <w:proofErr w:type="spellEnd"/>
      <w:r w:rsidRPr="008B3E55">
        <w:rPr>
          <w:lang w:val="en-GB"/>
          <w:rPrChange w:id="216" w:author="Martin Gerdin Wärnberg" w:date="2025-12-03T22:06:00Z" w16du:dateUtc="2025-12-03T21:06:00Z">
            <w:rPr/>
          </w:rPrChange>
        </w:rPr>
        <w:t xml:space="preserve"> Acute Care Open. 2025;10(2</w:t>
      </w:r>
      <w:proofErr w:type="gramStart"/>
      <w:r w:rsidRPr="008B3E55">
        <w:rPr>
          <w:lang w:val="en-GB"/>
          <w:rPrChange w:id="217" w:author="Martin Gerdin Wärnberg" w:date="2025-12-03T22:06:00Z" w16du:dateUtc="2025-12-03T21:06:00Z">
            <w:rPr/>
          </w:rPrChange>
        </w:rPr>
        <w:t>):e</w:t>
      </w:r>
      <w:proofErr w:type="gramEnd"/>
      <w:r w:rsidRPr="008B3E55">
        <w:rPr>
          <w:lang w:val="en-GB"/>
          <w:rPrChange w:id="218" w:author="Martin Gerdin Wärnberg" w:date="2025-12-03T22:06:00Z" w16du:dateUtc="2025-12-03T21:06:00Z">
            <w:rPr/>
          </w:rPrChange>
        </w:rPr>
        <w:t xml:space="preserve">001676. </w:t>
      </w:r>
    </w:p>
    <w:p w14:paraId="3FD85D80" w14:textId="77777777" w:rsidR="00D16674" w:rsidRPr="008B3E55" w:rsidRDefault="00D16674" w:rsidP="00D16674">
      <w:pPr>
        <w:pStyle w:val="Bibliography"/>
        <w:rPr>
          <w:lang w:val="en-GB"/>
          <w:rPrChange w:id="219" w:author="Martin Gerdin Wärnberg" w:date="2025-12-03T22:06:00Z" w16du:dateUtc="2025-12-03T21:06:00Z">
            <w:rPr/>
          </w:rPrChange>
        </w:rPr>
      </w:pPr>
      <w:r w:rsidRPr="008B3E55">
        <w:rPr>
          <w:lang w:val="en-GB"/>
          <w:rPrChange w:id="220" w:author="Martin Gerdin Wärnberg" w:date="2025-12-03T22:06:00Z" w16du:dateUtc="2025-12-03T21:06:00Z">
            <w:rPr/>
          </w:rPrChange>
        </w:rPr>
        <w:t>25.</w:t>
      </w:r>
      <w:r w:rsidRPr="008B3E55">
        <w:rPr>
          <w:lang w:val="en-GB"/>
          <w:rPrChange w:id="221" w:author="Martin Gerdin Wärnberg" w:date="2025-12-03T22:06:00Z" w16du:dateUtc="2025-12-03T21:06:00Z">
            <w:rPr/>
          </w:rPrChange>
        </w:rPr>
        <w:tab/>
        <w:t xml:space="preserve">Ringdal KG, Coats TJ, </w:t>
      </w:r>
      <w:proofErr w:type="spellStart"/>
      <w:r w:rsidRPr="008B3E55">
        <w:rPr>
          <w:lang w:val="en-GB"/>
          <w:rPrChange w:id="222" w:author="Martin Gerdin Wärnberg" w:date="2025-12-03T22:06:00Z" w16du:dateUtc="2025-12-03T21:06:00Z">
            <w:rPr/>
          </w:rPrChange>
        </w:rPr>
        <w:t>Lefering</w:t>
      </w:r>
      <w:proofErr w:type="spellEnd"/>
      <w:r w:rsidRPr="008B3E55">
        <w:rPr>
          <w:lang w:val="en-GB"/>
          <w:rPrChange w:id="223" w:author="Martin Gerdin Wärnberg" w:date="2025-12-03T22:06:00Z" w16du:dateUtc="2025-12-03T21:06:00Z">
            <w:rPr/>
          </w:rPrChange>
        </w:rPr>
        <w:t xml:space="preserve"> R, Di Bartolomeo S, Steen PA, Røise O, et al. The </w:t>
      </w:r>
      <w:proofErr w:type="spellStart"/>
      <w:r w:rsidRPr="008B3E55">
        <w:rPr>
          <w:lang w:val="en-GB"/>
          <w:rPrChange w:id="224" w:author="Martin Gerdin Wärnberg" w:date="2025-12-03T22:06:00Z" w16du:dateUtc="2025-12-03T21:06:00Z">
            <w:rPr/>
          </w:rPrChange>
        </w:rPr>
        <w:t>Utstein</w:t>
      </w:r>
      <w:proofErr w:type="spellEnd"/>
      <w:r w:rsidRPr="008B3E55">
        <w:rPr>
          <w:lang w:val="en-GB"/>
          <w:rPrChange w:id="225" w:author="Martin Gerdin Wärnberg" w:date="2025-12-03T22:06:00Z" w16du:dateUtc="2025-12-03T21:06:00Z">
            <w:rPr/>
          </w:rPrChange>
        </w:rPr>
        <w:t xml:space="preserve"> template for uniform reporting of data following major trauma: a joint revision by SCANTEM, TARN, DGU-TR and RITG. Scand J Trauma </w:t>
      </w:r>
      <w:proofErr w:type="spellStart"/>
      <w:r w:rsidRPr="008B3E55">
        <w:rPr>
          <w:lang w:val="en-GB"/>
          <w:rPrChange w:id="226" w:author="Martin Gerdin Wärnberg" w:date="2025-12-03T22:06:00Z" w16du:dateUtc="2025-12-03T21:06:00Z">
            <w:rPr/>
          </w:rPrChange>
        </w:rPr>
        <w:t>Resusc</w:t>
      </w:r>
      <w:proofErr w:type="spellEnd"/>
      <w:r w:rsidRPr="008B3E55">
        <w:rPr>
          <w:lang w:val="en-GB"/>
          <w:rPrChange w:id="227" w:author="Martin Gerdin Wärnberg" w:date="2025-12-03T22:06:00Z" w16du:dateUtc="2025-12-03T21:06:00Z">
            <w:rPr/>
          </w:rPrChange>
        </w:rPr>
        <w:t xml:space="preserve"> Emerg Med. 2008 Aug </w:t>
      </w:r>
      <w:proofErr w:type="gramStart"/>
      <w:r w:rsidRPr="008B3E55">
        <w:rPr>
          <w:lang w:val="en-GB"/>
          <w:rPrChange w:id="228" w:author="Martin Gerdin Wärnberg" w:date="2025-12-03T22:06:00Z" w16du:dateUtc="2025-12-03T21:06:00Z">
            <w:rPr/>
          </w:rPrChange>
        </w:rPr>
        <w:t>28;16:7</w:t>
      </w:r>
      <w:proofErr w:type="gramEnd"/>
      <w:r w:rsidRPr="008B3E55">
        <w:rPr>
          <w:lang w:val="en-GB"/>
          <w:rPrChange w:id="229" w:author="Martin Gerdin Wärnberg" w:date="2025-12-03T22:06:00Z" w16du:dateUtc="2025-12-03T21:06:00Z">
            <w:rPr/>
          </w:rPrChange>
        </w:rPr>
        <w:t xml:space="preserve">. </w:t>
      </w:r>
    </w:p>
    <w:p w14:paraId="6A87CE90" w14:textId="77777777" w:rsidR="00D16674" w:rsidRPr="008B3E55" w:rsidRDefault="00D16674" w:rsidP="00D16674">
      <w:pPr>
        <w:pStyle w:val="Bibliography"/>
        <w:rPr>
          <w:lang w:val="en-GB"/>
          <w:rPrChange w:id="230" w:author="Martin Gerdin Wärnberg" w:date="2025-12-03T22:06:00Z" w16du:dateUtc="2025-12-03T21:06:00Z">
            <w:rPr/>
          </w:rPrChange>
        </w:rPr>
      </w:pPr>
      <w:r w:rsidRPr="008B3E55">
        <w:rPr>
          <w:lang w:val="en-GB"/>
          <w:rPrChange w:id="231" w:author="Martin Gerdin Wärnberg" w:date="2025-12-03T22:06:00Z" w16du:dateUtc="2025-12-03T21:06:00Z">
            <w:rPr/>
          </w:rPrChange>
        </w:rPr>
        <w:t>26.</w:t>
      </w:r>
      <w:r w:rsidRPr="008B3E55">
        <w:rPr>
          <w:lang w:val="en-GB"/>
          <w:rPrChange w:id="232" w:author="Martin Gerdin Wärnberg" w:date="2025-12-03T22:06:00Z" w16du:dateUtc="2025-12-03T21:06:00Z">
            <w:rPr/>
          </w:rPrChange>
        </w:rPr>
        <w:tab/>
        <w:t xml:space="preserve">Holmberg L, Frick Bergström M, Mani K, </w:t>
      </w:r>
      <w:proofErr w:type="spellStart"/>
      <w:r w:rsidRPr="008B3E55">
        <w:rPr>
          <w:lang w:val="en-GB"/>
          <w:rPrChange w:id="233" w:author="Martin Gerdin Wärnberg" w:date="2025-12-03T22:06:00Z" w16du:dateUtc="2025-12-03T21:06:00Z">
            <w:rPr/>
          </w:rPrChange>
        </w:rPr>
        <w:t>Wanhainen</w:t>
      </w:r>
      <w:proofErr w:type="spellEnd"/>
      <w:r w:rsidRPr="008B3E55">
        <w:rPr>
          <w:lang w:val="en-GB"/>
          <w:rPrChange w:id="234" w:author="Martin Gerdin Wärnberg" w:date="2025-12-03T22:06:00Z" w16du:dateUtc="2025-12-03T21:06:00Z">
            <w:rPr/>
          </w:rPrChange>
        </w:rPr>
        <w:t xml:space="preserve"> A, Andréasson H, Linder F. Validation of the Swedish Trauma Registry (</w:t>
      </w:r>
      <w:proofErr w:type="spellStart"/>
      <w:r w:rsidRPr="008B3E55">
        <w:rPr>
          <w:lang w:val="en-GB"/>
          <w:rPrChange w:id="235" w:author="Martin Gerdin Wärnberg" w:date="2025-12-03T22:06:00Z" w16du:dateUtc="2025-12-03T21:06:00Z">
            <w:rPr/>
          </w:rPrChange>
        </w:rPr>
        <w:t>SweTrau</w:t>
      </w:r>
      <w:proofErr w:type="spellEnd"/>
      <w:r w:rsidRPr="008B3E55">
        <w:rPr>
          <w:lang w:val="en-GB"/>
          <w:rPrChange w:id="236" w:author="Martin Gerdin Wärnberg" w:date="2025-12-03T22:06:00Z" w16du:dateUtc="2025-12-03T21:06:00Z">
            <w:rPr/>
          </w:rPrChange>
        </w:rPr>
        <w:t xml:space="preserve">). </w:t>
      </w:r>
      <w:proofErr w:type="spellStart"/>
      <w:r w:rsidRPr="008B3E55">
        <w:rPr>
          <w:lang w:val="en-GB"/>
          <w:rPrChange w:id="237" w:author="Martin Gerdin Wärnberg" w:date="2025-12-03T22:06:00Z" w16du:dateUtc="2025-12-03T21:06:00Z">
            <w:rPr/>
          </w:rPrChange>
        </w:rPr>
        <w:t>Eur</w:t>
      </w:r>
      <w:proofErr w:type="spellEnd"/>
      <w:r w:rsidRPr="008B3E55">
        <w:rPr>
          <w:lang w:val="en-GB"/>
          <w:rPrChange w:id="238" w:author="Martin Gerdin Wärnberg" w:date="2025-12-03T22:06:00Z" w16du:dateUtc="2025-12-03T21:06:00Z">
            <w:rPr/>
          </w:rPrChange>
        </w:rPr>
        <w:t xml:space="preserve"> J Trauma Emerg Surg. 2023 Aug;49(4):1627–37. </w:t>
      </w:r>
    </w:p>
    <w:p w14:paraId="770C6D0F" w14:textId="77777777" w:rsidR="00D16674" w:rsidRPr="008B3E55" w:rsidRDefault="00D16674" w:rsidP="00D16674">
      <w:pPr>
        <w:pStyle w:val="Bibliography"/>
        <w:rPr>
          <w:lang w:val="en-GB"/>
          <w:rPrChange w:id="239" w:author="Martin Gerdin Wärnberg" w:date="2025-12-03T22:06:00Z" w16du:dateUtc="2025-12-03T21:06:00Z">
            <w:rPr/>
          </w:rPrChange>
        </w:rPr>
      </w:pPr>
      <w:r w:rsidRPr="008B3E55">
        <w:rPr>
          <w:lang w:val="en-GB"/>
          <w:rPrChange w:id="240" w:author="Martin Gerdin Wärnberg" w:date="2025-12-03T22:06:00Z" w16du:dateUtc="2025-12-03T21:06:00Z">
            <w:rPr/>
          </w:rPrChange>
        </w:rPr>
        <w:t>27.</w:t>
      </w:r>
      <w:r w:rsidRPr="008B3E55">
        <w:rPr>
          <w:lang w:val="en-GB"/>
          <w:rPrChange w:id="241" w:author="Martin Gerdin Wärnberg" w:date="2025-12-03T22:06:00Z" w16du:dateUtc="2025-12-03T21:06:00Z">
            <w:rPr/>
          </w:rPrChange>
        </w:rPr>
        <w:tab/>
        <w:t xml:space="preserve">American College </w:t>
      </w:r>
      <w:proofErr w:type="gramStart"/>
      <w:r w:rsidRPr="008B3E55">
        <w:rPr>
          <w:lang w:val="en-GB"/>
          <w:rPrChange w:id="242" w:author="Martin Gerdin Wärnberg" w:date="2025-12-03T22:06:00Z" w16du:dateUtc="2025-12-03T21:06:00Z">
            <w:rPr/>
          </w:rPrChange>
        </w:rPr>
        <w:t>Of</w:t>
      </w:r>
      <w:proofErr w:type="gramEnd"/>
      <w:r w:rsidRPr="008B3E55">
        <w:rPr>
          <w:lang w:val="en-GB"/>
          <w:rPrChange w:id="243" w:author="Martin Gerdin Wärnberg" w:date="2025-12-03T22:06:00Z" w16du:dateUtc="2025-12-03T21:06:00Z">
            <w:rPr/>
          </w:rPrChange>
        </w:rPr>
        <w:t xml:space="preserve"> Surgeons, editor. Resources for optimal care of the injured patient. Chicago, Ill.: American College of Surgeons, Committee on Trauma; 2022. </w:t>
      </w:r>
    </w:p>
    <w:p w14:paraId="32C0D73B" w14:textId="77777777" w:rsidR="00D16674" w:rsidRPr="00D16674" w:rsidRDefault="00D16674" w:rsidP="00D16674">
      <w:pPr>
        <w:pStyle w:val="Bibliography"/>
      </w:pPr>
      <w:r w:rsidRPr="008B3E55">
        <w:rPr>
          <w:lang w:val="en-GB"/>
          <w:rPrChange w:id="244" w:author="Martin Gerdin Wärnberg" w:date="2025-12-03T22:06:00Z" w16du:dateUtc="2025-12-03T21:06:00Z">
            <w:rPr/>
          </w:rPrChange>
        </w:rPr>
        <w:t>28.</w:t>
      </w:r>
      <w:r w:rsidRPr="008B3E55">
        <w:rPr>
          <w:lang w:val="en-GB"/>
          <w:rPrChange w:id="245" w:author="Martin Gerdin Wärnberg" w:date="2025-12-03T22:06:00Z" w16du:dateUtc="2025-12-03T21:06:00Z">
            <w:rPr/>
          </w:rPrChange>
        </w:rPr>
        <w:tab/>
      </w:r>
      <w:proofErr w:type="spellStart"/>
      <w:r w:rsidRPr="008B3E55">
        <w:rPr>
          <w:lang w:val="en-GB"/>
          <w:rPrChange w:id="246" w:author="Martin Gerdin Wärnberg" w:date="2025-12-03T22:06:00Z" w16du:dateUtc="2025-12-03T21:06:00Z">
            <w:rPr/>
          </w:rPrChange>
        </w:rPr>
        <w:t>Granström</w:t>
      </w:r>
      <w:proofErr w:type="spellEnd"/>
      <w:r w:rsidRPr="008B3E55">
        <w:rPr>
          <w:lang w:val="en-GB"/>
          <w:rPrChange w:id="247" w:author="Martin Gerdin Wärnberg" w:date="2025-12-03T22:06:00Z" w16du:dateUtc="2025-12-03T21:06:00Z">
            <w:rPr/>
          </w:rPrChange>
        </w:rPr>
        <w:t xml:space="preserve"> A, </w:t>
      </w:r>
      <w:proofErr w:type="spellStart"/>
      <w:r w:rsidRPr="008B3E55">
        <w:rPr>
          <w:lang w:val="en-GB"/>
          <w:rPrChange w:id="248" w:author="Martin Gerdin Wärnberg" w:date="2025-12-03T22:06:00Z" w16du:dateUtc="2025-12-03T21:06:00Z">
            <w:rPr/>
          </w:rPrChange>
        </w:rPr>
        <w:t>Strömmer</w:t>
      </w:r>
      <w:proofErr w:type="spellEnd"/>
      <w:r w:rsidRPr="008B3E55">
        <w:rPr>
          <w:lang w:val="en-GB"/>
          <w:rPrChange w:id="249" w:author="Martin Gerdin Wärnberg" w:date="2025-12-03T22:06:00Z" w16du:dateUtc="2025-12-03T21:06:00Z">
            <w:rPr/>
          </w:rPrChange>
        </w:rPr>
        <w:t xml:space="preserve"> L, </w:t>
      </w:r>
      <w:proofErr w:type="spellStart"/>
      <w:r w:rsidRPr="008B3E55">
        <w:rPr>
          <w:lang w:val="en-GB"/>
          <w:rPrChange w:id="250" w:author="Martin Gerdin Wärnberg" w:date="2025-12-03T22:06:00Z" w16du:dateUtc="2025-12-03T21:06:00Z">
            <w:rPr/>
          </w:rPrChange>
        </w:rPr>
        <w:t>Schandl</w:t>
      </w:r>
      <w:proofErr w:type="spellEnd"/>
      <w:r w:rsidRPr="008B3E55">
        <w:rPr>
          <w:lang w:val="en-GB"/>
          <w:rPrChange w:id="251" w:author="Martin Gerdin Wärnberg" w:date="2025-12-03T22:06:00Z" w16du:dateUtc="2025-12-03T21:06:00Z">
            <w:rPr/>
          </w:rPrChange>
        </w:rPr>
        <w:t xml:space="preserve"> A, Östlund A. A criteria-directed protocol for in-hospital triage of trauma patients. </w:t>
      </w:r>
      <w:proofErr w:type="spellStart"/>
      <w:r w:rsidRPr="00D16674">
        <w:t>Eur</w:t>
      </w:r>
      <w:proofErr w:type="spellEnd"/>
      <w:r w:rsidRPr="00D16674">
        <w:t xml:space="preserve"> J </w:t>
      </w:r>
      <w:proofErr w:type="spellStart"/>
      <w:r w:rsidRPr="00D16674">
        <w:t>Emerg</w:t>
      </w:r>
      <w:proofErr w:type="spellEnd"/>
      <w:r w:rsidRPr="00D16674">
        <w:t xml:space="preserve"> Med Off J Eur Soc Emerg Med. 2018 Feb;25(1):25–31. </w:t>
      </w:r>
    </w:p>
    <w:p w14:paraId="2B0DB2CC" w14:textId="77777777" w:rsidR="00D16674" w:rsidRPr="008B3E55" w:rsidRDefault="00D16674" w:rsidP="00D16674">
      <w:pPr>
        <w:pStyle w:val="Bibliography"/>
        <w:rPr>
          <w:lang w:val="en-GB"/>
          <w:rPrChange w:id="252" w:author="Martin Gerdin Wärnberg" w:date="2025-12-03T22:06:00Z" w16du:dateUtc="2025-12-03T21:06:00Z">
            <w:rPr/>
          </w:rPrChange>
        </w:rPr>
      </w:pPr>
      <w:r w:rsidRPr="008B3E55">
        <w:rPr>
          <w:lang w:val="en-GB"/>
          <w:rPrChange w:id="253" w:author="Martin Gerdin Wärnberg" w:date="2025-12-03T22:06:00Z" w16du:dateUtc="2025-12-03T21:06:00Z">
            <w:rPr/>
          </w:rPrChange>
        </w:rPr>
        <w:lastRenderedPageBreak/>
        <w:t>29.</w:t>
      </w:r>
      <w:r w:rsidRPr="008B3E55">
        <w:rPr>
          <w:lang w:val="en-GB"/>
          <w:rPrChange w:id="254" w:author="Martin Gerdin Wärnberg" w:date="2025-12-03T22:06:00Z" w16du:dateUtc="2025-12-03T21:06:00Z">
            <w:rPr/>
          </w:rPrChange>
        </w:rPr>
        <w:tab/>
        <w:t xml:space="preserve">Swedish Society of Anaesthesiology and Intensive Care Medicine. </w:t>
      </w:r>
      <w:proofErr w:type="spellStart"/>
      <w:r w:rsidRPr="008B3E55">
        <w:rPr>
          <w:lang w:val="en-GB"/>
          <w:rPrChange w:id="255" w:author="Martin Gerdin Wärnberg" w:date="2025-12-03T22:06:00Z" w16du:dateUtc="2025-12-03T21:06:00Z">
            <w:rPr/>
          </w:rPrChange>
        </w:rPr>
        <w:t>Riktlinjer</w:t>
      </w:r>
      <w:proofErr w:type="spellEnd"/>
      <w:r w:rsidRPr="008B3E55">
        <w:rPr>
          <w:lang w:val="en-GB"/>
          <w:rPrChange w:id="256" w:author="Martin Gerdin Wärnberg" w:date="2025-12-03T22:06:00Z" w16du:dateUtc="2025-12-03T21:06:00Z">
            <w:rPr/>
          </w:rPrChange>
        </w:rPr>
        <w:t xml:space="preserve"> för </w:t>
      </w:r>
      <w:proofErr w:type="spellStart"/>
      <w:r w:rsidRPr="008B3E55">
        <w:rPr>
          <w:lang w:val="en-GB"/>
          <w:rPrChange w:id="257" w:author="Martin Gerdin Wärnberg" w:date="2025-12-03T22:06:00Z" w16du:dateUtc="2025-12-03T21:06:00Z">
            <w:rPr/>
          </w:rPrChange>
        </w:rPr>
        <w:t>svensk</w:t>
      </w:r>
      <w:proofErr w:type="spellEnd"/>
      <w:r w:rsidRPr="008B3E55">
        <w:rPr>
          <w:lang w:val="en-GB"/>
          <w:rPrChange w:id="258" w:author="Martin Gerdin Wärnberg" w:date="2025-12-03T22:06:00Z" w16du:dateUtc="2025-12-03T21:06:00Z">
            <w:rPr/>
          </w:rPrChange>
        </w:rPr>
        <w:t xml:space="preserve"> </w:t>
      </w:r>
      <w:proofErr w:type="spellStart"/>
      <w:r w:rsidRPr="008B3E55">
        <w:rPr>
          <w:lang w:val="en-GB"/>
          <w:rPrChange w:id="259" w:author="Martin Gerdin Wärnberg" w:date="2025-12-03T22:06:00Z" w16du:dateUtc="2025-12-03T21:06:00Z">
            <w:rPr/>
          </w:rPrChange>
        </w:rPr>
        <w:t>intensivvård</w:t>
      </w:r>
      <w:proofErr w:type="spellEnd"/>
      <w:r w:rsidRPr="008B3E55">
        <w:rPr>
          <w:lang w:val="en-GB"/>
          <w:rPrChange w:id="260" w:author="Martin Gerdin Wärnberg" w:date="2025-12-03T22:06:00Z" w16du:dateUtc="2025-12-03T21:06:00Z">
            <w:rPr/>
          </w:rPrChange>
        </w:rPr>
        <w:t xml:space="preserve">. Swedish Society of Anaesthesiology and Intensive Care Medicine; 2024. </w:t>
      </w:r>
    </w:p>
    <w:p w14:paraId="47911712" w14:textId="77777777" w:rsidR="00D16674" w:rsidRPr="008B3E55" w:rsidRDefault="00D16674" w:rsidP="00D16674">
      <w:pPr>
        <w:pStyle w:val="Bibliography"/>
        <w:rPr>
          <w:lang w:val="en-GB"/>
          <w:rPrChange w:id="261" w:author="Martin Gerdin Wärnberg" w:date="2025-12-03T22:06:00Z" w16du:dateUtc="2025-12-03T21:06:00Z">
            <w:rPr/>
          </w:rPrChange>
        </w:rPr>
      </w:pPr>
      <w:r w:rsidRPr="008B3E55">
        <w:rPr>
          <w:lang w:val="en-GB"/>
          <w:rPrChange w:id="262" w:author="Martin Gerdin Wärnberg" w:date="2025-12-03T22:06:00Z" w16du:dateUtc="2025-12-03T21:06:00Z">
            <w:rPr/>
          </w:rPrChange>
        </w:rPr>
        <w:t>30.</w:t>
      </w:r>
      <w:r w:rsidRPr="008B3E55">
        <w:rPr>
          <w:lang w:val="en-GB"/>
          <w:rPrChange w:id="263" w:author="Martin Gerdin Wärnberg" w:date="2025-12-03T22:06:00Z" w16du:dateUtc="2025-12-03T21:06:00Z">
            <w:rPr/>
          </w:rPrChange>
        </w:rPr>
        <w:tab/>
        <w:t xml:space="preserve">Champion HR, Sacco WJ, Copes WS, Gann DS, Gennarelli TA, Flanagan ME. A Revision of the Trauma Score. J Trauma Acute Care Surg. 1989 May;29(5):623. </w:t>
      </w:r>
    </w:p>
    <w:p w14:paraId="242EFB03" w14:textId="77777777" w:rsidR="00D16674" w:rsidRPr="00D16674" w:rsidRDefault="00D16674" w:rsidP="00D16674">
      <w:pPr>
        <w:pStyle w:val="Bibliography"/>
      </w:pPr>
      <w:r w:rsidRPr="00D16674">
        <w:t>31.</w:t>
      </w:r>
      <w:r w:rsidRPr="00D16674">
        <w:tab/>
        <w:t xml:space="preserve">Attergrim J, Szolnoky K, Strömmer L, Brattström O, Wihlke G, Jacobsson M, et al. </w:t>
      </w:r>
      <w:r w:rsidRPr="008B3E55">
        <w:rPr>
          <w:lang w:val="en-GB"/>
          <w:rPrChange w:id="264" w:author="Martin Gerdin Wärnberg" w:date="2025-12-03T22:06:00Z" w16du:dateUtc="2025-12-03T21:06:00Z">
            <w:rPr/>
          </w:rPrChange>
        </w:rPr>
        <w:t xml:space="preserve">Predicting opportunities for improvement in trauma care using machine learning: a retrospective registry-based study at a major trauma centre. </w:t>
      </w:r>
      <w:r w:rsidRPr="00D16674">
        <w:t xml:space="preserve">BMJ </w:t>
      </w:r>
      <w:proofErr w:type="spellStart"/>
      <w:r w:rsidRPr="00D16674">
        <w:t>Open</w:t>
      </w:r>
      <w:proofErr w:type="spellEnd"/>
      <w:r w:rsidRPr="00D16674">
        <w:t xml:space="preserve">. 2025 June 6;15(6):e099624. </w:t>
      </w:r>
    </w:p>
    <w:p w14:paraId="39606407" w14:textId="77777777" w:rsidR="00D16674" w:rsidRPr="008B3E55" w:rsidRDefault="00D16674" w:rsidP="00D16674">
      <w:pPr>
        <w:pStyle w:val="Bibliography"/>
        <w:rPr>
          <w:lang w:val="en-GB"/>
          <w:rPrChange w:id="265" w:author="Martin Gerdin Wärnberg" w:date="2025-12-03T22:06:00Z" w16du:dateUtc="2025-12-03T21:06:00Z">
            <w:rPr/>
          </w:rPrChange>
        </w:rPr>
      </w:pPr>
      <w:r w:rsidRPr="00D16674">
        <w:t>32.</w:t>
      </w:r>
      <w:r w:rsidRPr="00D16674">
        <w:tab/>
        <w:t xml:space="preserve">Albaaj H, Attergrim J, Strömmer L, Brattström O, Jacobsson M, Wihlke G, et al. </w:t>
      </w:r>
      <w:r w:rsidRPr="008B3E55">
        <w:rPr>
          <w:lang w:val="en-GB"/>
          <w:rPrChange w:id="266" w:author="Martin Gerdin Wärnberg" w:date="2025-12-03T22:06:00Z" w16du:dateUtc="2025-12-03T21:06:00Z">
            <w:rPr/>
          </w:rPrChange>
        </w:rPr>
        <w:t xml:space="preserve">Patient and process factors associated with opportunities for improvement in trauma care: a registry-based study. Scand J Trauma </w:t>
      </w:r>
      <w:proofErr w:type="spellStart"/>
      <w:r w:rsidRPr="008B3E55">
        <w:rPr>
          <w:lang w:val="en-GB"/>
          <w:rPrChange w:id="267" w:author="Martin Gerdin Wärnberg" w:date="2025-12-03T22:06:00Z" w16du:dateUtc="2025-12-03T21:06:00Z">
            <w:rPr/>
          </w:rPrChange>
        </w:rPr>
        <w:t>Resusc</w:t>
      </w:r>
      <w:proofErr w:type="spellEnd"/>
      <w:r w:rsidRPr="008B3E55">
        <w:rPr>
          <w:lang w:val="en-GB"/>
          <w:rPrChange w:id="268" w:author="Martin Gerdin Wärnberg" w:date="2025-12-03T22:06:00Z" w16du:dateUtc="2025-12-03T21:06:00Z">
            <w:rPr/>
          </w:rPrChange>
        </w:rPr>
        <w:t xml:space="preserve"> Emerg Med. 2023 Nov 27;31(1):87. </w:t>
      </w:r>
    </w:p>
    <w:p w14:paraId="41EA3463" w14:textId="77777777" w:rsidR="00D16674" w:rsidRPr="008B3E55" w:rsidRDefault="00D16674" w:rsidP="00D16674">
      <w:pPr>
        <w:pStyle w:val="Bibliography"/>
        <w:rPr>
          <w:lang w:val="en-GB"/>
          <w:rPrChange w:id="269" w:author="Martin Gerdin Wärnberg" w:date="2025-12-03T22:06:00Z" w16du:dateUtc="2025-12-03T21:06:00Z">
            <w:rPr/>
          </w:rPrChange>
        </w:rPr>
      </w:pPr>
      <w:r w:rsidRPr="008B3E55">
        <w:rPr>
          <w:lang w:val="en-GB"/>
          <w:rPrChange w:id="270" w:author="Martin Gerdin Wärnberg" w:date="2025-12-03T22:06:00Z" w16du:dateUtc="2025-12-03T21:06:00Z">
            <w:rPr/>
          </w:rPrChange>
        </w:rPr>
        <w:t>33.</w:t>
      </w:r>
      <w:r w:rsidRPr="008B3E55">
        <w:rPr>
          <w:lang w:val="en-GB"/>
          <w:rPrChange w:id="271" w:author="Martin Gerdin Wärnberg" w:date="2025-12-03T22:06:00Z" w16du:dateUtc="2025-12-03T21:06:00Z">
            <w:rPr/>
          </w:rPrChange>
        </w:rPr>
        <w:tab/>
        <w:t xml:space="preserve">Taylor SV, Loo GT, Richardson LD, </w:t>
      </w:r>
      <w:proofErr w:type="spellStart"/>
      <w:r w:rsidRPr="008B3E55">
        <w:rPr>
          <w:lang w:val="en-GB"/>
          <w:rPrChange w:id="272" w:author="Martin Gerdin Wärnberg" w:date="2025-12-03T22:06:00Z" w16du:dateUtc="2025-12-03T21:06:00Z">
            <w:rPr/>
          </w:rPrChange>
        </w:rPr>
        <w:t>Legome</w:t>
      </w:r>
      <w:proofErr w:type="spellEnd"/>
      <w:r w:rsidRPr="008B3E55">
        <w:rPr>
          <w:lang w:val="en-GB"/>
          <w:rPrChange w:id="273" w:author="Martin Gerdin Wärnberg" w:date="2025-12-03T22:06:00Z" w16du:dateUtc="2025-12-03T21:06:00Z">
            <w:rPr/>
          </w:rPrChange>
        </w:rPr>
        <w:t xml:space="preserve"> E. Patient Factors Associated </w:t>
      </w:r>
      <w:proofErr w:type="gramStart"/>
      <w:r w:rsidRPr="008B3E55">
        <w:rPr>
          <w:lang w:val="en-GB"/>
          <w:rPrChange w:id="274" w:author="Martin Gerdin Wärnberg" w:date="2025-12-03T22:06:00Z" w16du:dateUtc="2025-12-03T21:06:00Z">
            <w:rPr/>
          </w:rPrChange>
        </w:rPr>
        <w:t>With</w:t>
      </w:r>
      <w:proofErr w:type="gramEnd"/>
      <w:r w:rsidRPr="008B3E55">
        <w:rPr>
          <w:lang w:val="en-GB"/>
          <w:rPrChange w:id="275" w:author="Martin Gerdin Wärnberg" w:date="2025-12-03T22:06:00Z" w16du:dateUtc="2025-12-03T21:06:00Z">
            <w:rPr/>
          </w:rPrChange>
        </w:rPr>
        <w:t xml:space="preserve"> Prolonged Length of Stay After Traumatic Brain Injury. Cureus. 2024 May;16(5</w:t>
      </w:r>
      <w:proofErr w:type="gramStart"/>
      <w:r w:rsidRPr="008B3E55">
        <w:rPr>
          <w:lang w:val="en-GB"/>
          <w:rPrChange w:id="276" w:author="Martin Gerdin Wärnberg" w:date="2025-12-03T22:06:00Z" w16du:dateUtc="2025-12-03T21:06:00Z">
            <w:rPr/>
          </w:rPrChange>
        </w:rPr>
        <w:t>):e</w:t>
      </w:r>
      <w:proofErr w:type="gramEnd"/>
      <w:r w:rsidRPr="008B3E55">
        <w:rPr>
          <w:lang w:val="en-GB"/>
          <w:rPrChange w:id="277" w:author="Martin Gerdin Wärnberg" w:date="2025-12-03T22:06:00Z" w16du:dateUtc="2025-12-03T21:06:00Z">
            <w:rPr/>
          </w:rPrChange>
        </w:rPr>
        <w:t xml:space="preserve">59989. </w:t>
      </w:r>
    </w:p>
    <w:p w14:paraId="50E89D9E" w14:textId="77777777" w:rsidR="00D16674" w:rsidRPr="008B3E55" w:rsidRDefault="00D16674" w:rsidP="00D16674">
      <w:pPr>
        <w:pStyle w:val="Bibliography"/>
        <w:rPr>
          <w:lang w:val="en-GB"/>
          <w:rPrChange w:id="278" w:author="Martin Gerdin Wärnberg" w:date="2025-12-03T22:06:00Z" w16du:dateUtc="2025-12-03T21:06:00Z">
            <w:rPr/>
          </w:rPrChange>
        </w:rPr>
      </w:pPr>
      <w:r w:rsidRPr="008B3E55">
        <w:rPr>
          <w:lang w:val="en-GB"/>
          <w:rPrChange w:id="279" w:author="Martin Gerdin Wärnberg" w:date="2025-12-03T22:06:00Z" w16du:dateUtc="2025-12-03T21:06:00Z">
            <w:rPr/>
          </w:rPrChange>
        </w:rPr>
        <w:t>34.</w:t>
      </w:r>
      <w:r w:rsidRPr="008B3E55">
        <w:rPr>
          <w:lang w:val="en-GB"/>
          <w:rPrChange w:id="280" w:author="Martin Gerdin Wärnberg" w:date="2025-12-03T22:06:00Z" w16du:dateUtc="2025-12-03T21:06:00Z">
            <w:rPr/>
          </w:rPrChange>
        </w:rPr>
        <w:tab/>
        <w:t xml:space="preserve">Tardif PA, Moore L, Boutin A, Dufresne P, Omar M, Bourgeois G, et al. Hospital length of stay following admission for traumatic brain injury in a Canadian integrated trauma system: A retrospective </w:t>
      </w:r>
      <w:proofErr w:type="spellStart"/>
      <w:r w:rsidRPr="008B3E55">
        <w:rPr>
          <w:lang w:val="en-GB"/>
          <w:rPrChange w:id="281" w:author="Martin Gerdin Wärnberg" w:date="2025-12-03T22:06:00Z" w16du:dateUtc="2025-12-03T21:06:00Z">
            <w:rPr/>
          </w:rPrChange>
        </w:rPr>
        <w:t>multicenter</w:t>
      </w:r>
      <w:proofErr w:type="spellEnd"/>
      <w:r w:rsidRPr="008B3E55">
        <w:rPr>
          <w:lang w:val="en-GB"/>
          <w:rPrChange w:id="282" w:author="Martin Gerdin Wärnberg" w:date="2025-12-03T22:06:00Z" w16du:dateUtc="2025-12-03T21:06:00Z">
            <w:rPr/>
          </w:rPrChange>
        </w:rPr>
        <w:t xml:space="preserve"> cohort study. Injury. 2017 Jan;48(1):94–100. </w:t>
      </w:r>
    </w:p>
    <w:p w14:paraId="06F3A692" w14:textId="77777777" w:rsidR="00D16674" w:rsidRPr="008B3E55" w:rsidRDefault="00D16674" w:rsidP="00D16674">
      <w:pPr>
        <w:pStyle w:val="Bibliography"/>
        <w:rPr>
          <w:lang w:val="en-GB"/>
          <w:rPrChange w:id="283" w:author="Martin Gerdin Wärnberg" w:date="2025-12-03T22:06:00Z" w16du:dateUtc="2025-12-03T21:06:00Z">
            <w:rPr/>
          </w:rPrChange>
        </w:rPr>
      </w:pPr>
      <w:r w:rsidRPr="008B3E55">
        <w:rPr>
          <w:lang w:val="en-GB"/>
          <w:rPrChange w:id="284" w:author="Martin Gerdin Wärnberg" w:date="2025-12-03T22:06:00Z" w16du:dateUtc="2025-12-03T21:06:00Z">
            <w:rPr/>
          </w:rPrChange>
        </w:rPr>
        <w:t>35.</w:t>
      </w:r>
      <w:r w:rsidRPr="008B3E55">
        <w:rPr>
          <w:lang w:val="en-GB"/>
          <w:rPrChange w:id="285" w:author="Martin Gerdin Wärnberg" w:date="2025-12-03T22:06:00Z" w16du:dateUtc="2025-12-03T21:06:00Z">
            <w:rPr/>
          </w:rPrChange>
        </w:rPr>
        <w:tab/>
        <w:t xml:space="preserve">Rhodes H, Anderson S, Locklear T, Pepe A, Courtney D. Traumatic Brain Injury Under Triage Risk: A Rural Trauma System Experience. Am Surg. 2023 July;89(7):3052–7. </w:t>
      </w:r>
    </w:p>
    <w:p w14:paraId="4C49DF4B" w14:textId="77777777" w:rsidR="00D16674" w:rsidRPr="008B3E55" w:rsidRDefault="00D16674" w:rsidP="00D16674">
      <w:pPr>
        <w:pStyle w:val="Bibliography"/>
        <w:rPr>
          <w:lang w:val="en-GB"/>
          <w:rPrChange w:id="286" w:author="Martin Gerdin Wärnberg" w:date="2025-12-03T22:06:00Z" w16du:dateUtc="2025-12-03T21:06:00Z">
            <w:rPr/>
          </w:rPrChange>
        </w:rPr>
      </w:pPr>
      <w:r w:rsidRPr="008B3E55">
        <w:rPr>
          <w:lang w:val="en-GB"/>
          <w:rPrChange w:id="287" w:author="Martin Gerdin Wärnberg" w:date="2025-12-03T22:06:00Z" w16du:dateUtc="2025-12-03T21:06:00Z">
            <w:rPr/>
          </w:rPrChange>
        </w:rPr>
        <w:t>36.</w:t>
      </w:r>
      <w:r w:rsidRPr="008B3E55">
        <w:rPr>
          <w:lang w:val="en-GB"/>
          <w:rPrChange w:id="288" w:author="Martin Gerdin Wärnberg" w:date="2025-12-03T22:06:00Z" w16du:dateUtc="2025-12-03T21:06:00Z">
            <w:rPr/>
          </w:rPrChange>
        </w:rPr>
        <w:tab/>
        <w:t xml:space="preserve">Ganti L, Stead T, Daneshvar Y, </w:t>
      </w:r>
      <w:proofErr w:type="spellStart"/>
      <w:r w:rsidRPr="008B3E55">
        <w:rPr>
          <w:lang w:val="en-GB"/>
          <w:rPrChange w:id="289" w:author="Martin Gerdin Wärnberg" w:date="2025-12-03T22:06:00Z" w16du:dateUtc="2025-12-03T21:06:00Z">
            <w:rPr/>
          </w:rPrChange>
        </w:rPr>
        <w:t>Bodhit</w:t>
      </w:r>
      <w:proofErr w:type="spellEnd"/>
      <w:r w:rsidRPr="008B3E55">
        <w:rPr>
          <w:lang w:val="en-GB"/>
          <w:rPrChange w:id="290" w:author="Martin Gerdin Wärnberg" w:date="2025-12-03T22:06:00Z" w16du:dateUtc="2025-12-03T21:06:00Z">
            <w:rPr/>
          </w:rPrChange>
        </w:rPr>
        <w:t xml:space="preserve"> AN, Pulvino C, Ayala SW, et al. GCS 15: when mild TBI isn’t so mild. </w:t>
      </w:r>
      <w:proofErr w:type="spellStart"/>
      <w:r w:rsidRPr="008B3E55">
        <w:rPr>
          <w:lang w:val="en-GB"/>
          <w:rPrChange w:id="291" w:author="Martin Gerdin Wärnberg" w:date="2025-12-03T22:06:00Z" w16du:dateUtc="2025-12-03T21:06:00Z">
            <w:rPr/>
          </w:rPrChange>
        </w:rPr>
        <w:t>Neurol</w:t>
      </w:r>
      <w:proofErr w:type="spellEnd"/>
      <w:r w:rsidRPr="008B3E55">
        <w:rPr>
          <w:lang w:val="en-GB"/>
          <w:rPrChange w:id="292" w:author="Martin Gerdin Wärnberg" w:date="2025-12-03T22:06:00Z" w16du:dateUtc="2025-12-03T21:06:00Z">
            <w:rPr/>
          </w:rPrChange>
        </w:rPr>
        <w:t xml:space="preserve"> Res </w:t>
      </w:r>
      <w:proofErr w:type="spellStart"/>
      <w:r w:rsidRPr="008B3E55">
        <w:rPr>
          <w:lang w:val="en-GB"/>
          <w:rPrChange w:id="293" w:author="Martin Gerdin Wärnberg" w:date="2025-12-03T22:06:00Z" w16du:dateUtc="2025-12-03T21:06:00Z">
            <w:rPr/>
          </w:rPrChange>
        </w:rPr>
        <w:t>Pract</w:t>
      </w:r>
      <w:proofErr w:type="spellEnd"/>
      <w:r w:rsidRPr="008B3E55">
        <w:rPr>
          <w:lang w:val="en-GB"/>
          <w:rPrChange w:id="294" w:author="Martin Gerdin Wärnberg" w:date="2025-12-03T22:06:00Z" w16du:dateUtc="2025-12-03T21:06:00Z">
            <w:rPr/>
          </w:rPrChange>
        </w:rPr>
        <w:t xml:space="preserve">. </w:t>
      </w:r>
      <w:proofErr w:type="gramStart"/>
      <w:r w:rsidRPr="008B3E55">
        <w:rPr>
          <w:lang w:val="en-GB"/>
          <w:rPrChange w:id="295" w:author="Martin Gerdin Wärnberg" w:date="2025-12-03T22:06:00Z" w16du:dateUtc="2025-12-03T21:06:00Z">
            <w:rPr/>
          </w:rPrChange>
        </w:rPr>
        <w:t>2019;1:6</w:t>
      </w:r>
      <w:proofErr w:type="gramEnd"/>
      <w:r w:rsidRPr="008B3E55">
        <w:rPr>
          <w:lang w:val="en-GB"/>
          <w:rPrChange w:id="296" w:author="Martin Gerdin Wärnberg" w:date="2025-12-03T22:06:00Z" w16du:dateUtc="2025-12-03T21:06:00Z">
            <w:rPr/>
          </w:rPrChange>
        </w:rPr>
        <w:t xml:space="preserve">. </w:t>
      </w:r>
    </w:p>
    <w:p w14:paraId="49081930" w14:textId="77777777" w:rsidR="00D16674" w:rsidRPr="008B3E55" w:rsidRDefault="00D16674" w:rsidP="00D16674">
      <w:pPr>
        <w:pStyle w:val="Bibliography"/>
        <w:rPr>
          <w:lang w:val="en-GB"/>
          <w:rPrChange w:id="297" w:author="Martin Gerdin Wärnberg" w:date="2025-12-03T22:06:00Z" w16du:dateUtc="2025-12-03T21:06:00Z">
            <w:rPr/>
          </w:rPrChange>
        </w:rPr>
      </w:pPr>
      <w:r w:rsidRPr="008B3E55">
        <w:rPr>
          <w:lang w:val="en-GB"/>
          <w:rPrChange w:id="298" w:author="Martin Gerdin Wärnberg" w:date="2025-12-03T22:06:00Z" w16du:dateUtc="2025-12-03T21:06:00Z">
            <w:rPr/>
          </w:rPrChange>
        </w:rPr>
        <w:t>37.</w:t>
      </w:r>
      <w:r w:rsidRPr="008B3E55">
        <w:rPr>
          <w:lang w:val="en-GB"/>
          <w:rPrChange w:id="299" w:author="Martin Gerdin Wärnberg" w:date="2025-12-03T22:06:00Z" w16du:dateUtc="2025-12-03T21:06:00Z">
            <w:rPr/>
          </w:rPrChange>
        </w:rPr>
        <w:tab/>
        <w:t xml:space="preserve">Barsi C, Harris P, </w:t>
      </w:r>
      <w:proofErr w:type="spellStart"/>
      <w:r w:rsidRPr="008B3E55">
        <w:rPr>
          <w:lang w:val="en-GB"/>
          <w:rPrChange w:id="300" w:author="Martin Gerdin Wärnberg" w:date="2025-12-03T22:06:00Z" w16du:dateUtc="2025-12-03T21:06:00Z">
            <w:rPr/>
          </w:rPrChange>
        </w:rPr>
        <w:t>Menaik</w:t>
      </w:r>
      <w:proofErr w:type="spellEnd"/>
      <w:r w:rsidRPr="008B3E55">
        <w:rPr>
          <w:lang w:val="en-GB"/>
          <w:rPrChange w:id="301" w:author="Martin Gerdin Wärnberg" w:date="2025-12-03T22:06:00Z" w16du:dateUtc="2025-12-03T21:06:00Z">
            <w:rPr/>
          </w:rPrChange>
        </w:rPr>
        <w:t xml:space="preserve"> R, Reis NC, </w:t>
      </w:r>
      <w:proofErr w:type="spellStart"/>
      <w:r w:rsidRPr="008B3E55">
        <w:rPr>
          <w:lang w:val="en-GB"/>
          <w:rPrChange w:id="302" w:author="Martin Gerdin Wärnberg" w:date="2025-12-03T22:06:00Z" w16du:dateUtc="2025-12-03T21:06:00Z">
            <w:rPr/>
          </w:rPrChange>
        </w:rPr>
        <w:t>Munnangi</w:t>
      </w:r>
      <w:proofErr w:type="spellEnd"/>
      <w:r w:rsidRPr="008B3E55">
        <w:rPr>
          <w:lang w:val="en-GB"/>
          <w:rPrChange w:id="303" w:author="Martin Gerdin Wärnberg" w:date="2025-12-03T22:06:00Z" w16du:dateUtc="2025-12-03T21:06:00Z">
            <w:rPr/>
          </w:rPrChange>
        </w:rPr>
        <w:t xml:space="preserve"> S, </w:t>
      </w:r>
      <w:proofErr w:type="spellStart"/>
      <w:r w:rsidRPr="008B3E55">
        <w:rPr>
          <w:lang w:val="en-GB"/>
          <w:rPrChange w:id="304" w:author="Martin Gerdin Wärnberg" w:date="2025-12-03T22:06:00Z" w16du:dateUtc="2025-12-03T21:06:00Z">
            <w:rPr/>
          </w:rPrChange>
        </w:rPr>
        <w:t>Elfond</w:t>
      </w:r>
      <w:proofErr w:type="spellEnd"/>
      <w:r w:rsidRPr="008B3E55">
        <w:rPr>
          <w:lang w:val="en-GB"/>
          <w:rPrChange w:id="305" w:author="Martin Gerdin Wärnberg" w:date="2025-12-03T22:06:00Z" w16du:dateUtc="2025-12-03T21:06:00Z">
            <w:rPr/>
          </w:rPrChange>
        </w:rPr>
        <w:t xml:space="preserve"> M. Risk factors and mortality associated with </w:t>
      </w:r>
      <w:proofErr w:type="spellStart"/>
      <w:r w:rsidRPr="008B3E55">
        <w:rPr>
          <w:lang w:val="en-GB"/>
          <w:rPrChange w:id="306" w:author="Martin Gerdin Wärnberg" w:date="2025-12-03T22:06:00Z" w16du:dateUtc="2025-12-03T21:06:00Z">
            <w:rPr/>
          </w:rPrChange>
        </w:rPr>
        <w:t>undertriage</w:t>
      </w:r>
      <w:proofErr w:type="spellEnd"/>
      <w:r w:rsidRPr="008B3E55">
        <w:rPr>
          <w:lang w:val="en-GB"/>
          <w:rPrChange w:id="307" w:author="Martin Gerdin Wärnberg" w:date="2025-12-03T22:06:00Z" w16du:dateUtc="2025-12-03T21:06:00Z">
            <w:rPr/>
          </w:rPrChange>
        </w:rPr>
        <w:t xml:space="preserve"> at a level I safety-net trauma </w:t>
      </w:r>
      <w:proofErr w:type="spellStart"/>
      <w:r w:rsidRPr="008B3E55">
        <w:rPr>
          <w:lang w:val="en-GB"/>
          <w:rPrChange w:id="308" w:author="Martin Gerdin Wärnberg" w:date="2025-12-03T22:06:00Z" w16du:dateUtc="2025-12-03T21:06:00Z">
            <w:rPr/>
          </w:rPrChange>
        </w:rPr>
        <w:t>center</w:t>
      </w:r>
      <w:proofErr w:type="spellEnd"/>
      <w:r w:rsidRPr="008B3E55">
        <w:rPr>
          <w:lang w:val="en-GB"/>
          <w:rPrChange w:id="309" w:author="Martin Gerdin Wärnberg" w:date="2025-12-03T22:06:00Z" w16du:dateUtc="2025-12-03T21:06:00Z">
            <w:rPr/>
          </w:rPrChange>
        </w:rPr>
        <w:t xml:space="preserve">: a retrospective study. Open Access Emerg Med OAEM. </w:t>
      </w:r>
      <w:proofErr w:type="gramStart"/>
      <w:r w:rsidRPr="008B3E55">
        <w:rPr>
          <w:lang w:val="en-GB"/>
          <w:rPrChange w:id="310" w:author="Martin Gerdin Wärnberg" w:date="2025-12-03T22:06:00Z" w16du:dateUtc="2025-12-03T21:06:00Z">
            <w:rPr/>
          </w:rPrChange>
        </w:rPr>
        <w:t>2016;8:103</w:t>
      </w:r>
      <w:proofErr w:type="gramEnd"/>
      <w:r w:rsidRPr="008B3E55">
        <w:rPr>
          <w:lang w:val="en-GB"/>
          <w:rPrChange w:id="311" w:author="Martin Gerdin Wärnberg" w:date="2025-12-03T22:06:00Z" w16du:dateUtc="2025-12-03T21:06:00Z">
            <w:rPr/>
          </w:rPrChange>
        </w:rPr>
        <w:t xml:space="preserve">–10. </w:t>
      </w:r>
    </w:p>
    <w:p w14:paraId="56BB1137" w14:textId="77777777" w:rsidR="00D16674" w:rsidRPr="008B3E55" w:rsidRDefault="00D16674" w:rsidP="00D16674">
      <w:pPr>
        <w:pStyle w:val="Bibliography"/>
        <w:rPr>
          <w:lang w:val="en-GB"/>
          <w:rPrChange w:id="312" w:author="Martin Gerdin Wärnberg" w:date="2025-12-03T22:06:00Z" w16du:dateUtc="2025-12-03T21:06:00Z">
            <w:rPr/>
          </w:rPrChange>
        </w:rPr>
      </w:pPr>
      <w:r w:rsidRPr="008B3E55">
        <w:rPr>
          <w:lang w:val="en-GB"/>
          <w:rPrChange w:id="313" w:author="Martin Gerdin Wärnberg" w:date="2025-12-03T22:06:00Z" w16du:dateUtc="2025-12-03T21:06:00Z">
            <w:rPr/>
          </w:rPrChange>
        </w:rPr>
        <w:t>38.</w:t>
      </w:r>
      <w:r w:rsidRPr="008B3E55">
        <w:rPr>
          <w:lang w:val="en-GB"/>
          <w:rPrChange w:id="314" w:author="Martin Gerdin Wärnberg" w:date="2025-12-03T22:06:00Z" w16du:dateUtc="2025-12-03T21:06:00Z">
            <w:rPr/>
          </w:rPrChange>
        </w:rPr>
        <w:tab/>
        <w:t xml:space="preserve">Bick H, </w:t>
      </w:r>
      <w:proofErr w:type="spellStart"/>
      <w:r w:rsidRPr="008B3E55">
        <w:rPr>
          <w:lang w:val="en-GB"/>
          <w:rPrChange w:id="315" w:author="Martin Gerdin Wärnberg" w:date="2025-12-03T22:06:00Z" w16du:dateUtc="2025-12-03T21:06:00Z">
            <w:rPr/>
          </w:rPrChange>
        </w:rPr>
        <w:t>Wasfie</w:t>
      </w:r>
      <w:proofErr w:type="spellEnd"/>
      <w:r w:rsidRPr="008B3E55">
        <w:rPr>
          <w:lang w:val="en-GB"/>
          <w:rPrChange w:id="316" w:author="Martin Gerdin Wärnberg" w:date="2025-12-03T22:06:00Z" w16du:dateUtc="2025-12-03T21:06:00Z">
            <w:rPr/>
          </w:rPrChange>
        </w:rPr>
        <w:t xml:space="preserve"> T, </w:t>
      </w:r>
      <w:proofErr w:type="spellStart"/>
      <w:r w:rsidRPr="008B3E55">
        <w:rPr>
          <w:lang w:val="en-GB"/>
          <w:rPrChange w:id="317" w:author="Martin Gerdin Wärnberg" w:date="2025-12-03T22:06:00Z" w16du:dateUtc="2025-12-03T21:06:00Z">
            <w:rPr/>
          </w:rPrChange>
        </w:rPr>
        <w:t>Labond</w:t>
      </w:r>
      <w:proofErr w:type="spellEnd"/>
      <w:r w:rsidRPr="008B3E55">
        <w:rPr>
          <w:lang w:val="en-GB"/>
          <w:rPrChange w:id="318" w:author="Martin Gerdin Wärnberg" w:date="2025-12-03T22:06:00Z" w16du:dateUtc="2025-12-03T21:06:00Z">
            <w:rPr/>
          </w:rPrChange>
        </w:rPr>
        <w:t xml:space="preserve"> V, Hella JR, Pearson E, Barber KR. Traumatic brain injury in the elderly with high Glasgow coma scale and low injury severity scores: Factors influencing outcomes. Am J Emerg Med. 2022 </w:t>
      </w:r>
      <w:proofErr w:type="gramStart"/>
      <w:r w:rsidRPr="008B3E55">
        <w:rPr>
          <w:lang w:val="en-GB"/>
          <w:rPrChange w:id="319" w:author="Martin Gerdin Wärnberg" w:date="2025-12-03T22:06:00Z" w16du:dateUtc="2025-12-03T21:06:00Z">
            <w:rPr/>
          </w:rPrChange>
        </w:rPr>
        <w:t>Jan;51:354</w:t>
      </w:r>
      <w:proofErr w:type="gramEnd"/>
      <w:r w:rsidRPr="008B3E55">
        <w:rPr>
          <w:lang w:val="en-GB"/>
          <w:rPrChange w:id="320" w:author="Martin Gerdin Wärnberg" w:date="2025-12-03T22:06:00Z" w16du:dateUtc="2025-12-03T21:06:00Z">
            <w:rPr/>
          </w:rPrChange>
        </w:rPr>
        <w:t xml:space="preserve">–7. </w:t>
      </w:r>
    </w:p>
    <w:p w14:paraId="61904F75" w14:textId="77777777" w:rsidR="00D16674" w:rsidRPr="008B3E55" w:rsidRDefault="00D16674" w:rsidP="00D16674">
      <w:pPr>
        <w:pStyle w:val="Bibliography"/>
        <w:rPr>
          <w:lang w:val="en-GB"/>
          <w:rPrChange w:id="321" w:author="Martin Gerdin Wärnberg" w:date="2025-12-03T22:06:00Z" w16du:dateUtc="2025-12-03T21:06:00Z">
            <w:rPr/>
          </w:rPrChange>
        </w:rPr>
      </w:pPr>
      <w:r w:rsidRPr="008B3E55">
        <w:rPr>
          <w:lang w:val="en-GB"/>
          <w:rPrChange w:id="322" w:author="Martin Gerdin Wärnberg" w:date="2025-12-03T22:06:00Z" w16du:dateUtc="2025-12-03T21:06:00Z">
            <w:rPr/>
          </w:rPrChange>
        </w:rPr>
        <w:t>39.</w:t>
      </w:r>
      <w:r w:rsidRPr="008B3E55">
        <w:rPr>
          <w:lang w:val="en-GB"/>
          <w:rPrChange w:id="323" w:author="Martin Gerdin Wärnberg" w:date="2025-12-03T22:06:00Z" w16du:dateUtc="2025-12-03T21:06:00Z">
            <w:rPr/>
          </w:rPrChange>
        </w:rPr>
        <w:tab/>
        <w:t xml:space="preserve">Garza N, </w:t>
      </w:r>
      <w:proofErr w:type="spellStart"/>
      <w:r w:rsidRPr="008B3E55">
        <w:rPr>
          <w:lang w:val="en-GB"/>
          <w:rPrChange w:id="324" w:author="Martin Gerdin Wärnberg" w:date="2025-12-03T22:06:00Z" w16du:dateUtc="2025-12-03T21:06:00Z">
            <w:rPr/>
          </w:rPrChange>
        </w:rPr>
        <w:t>Toussi</w:t>
      </w:r>
      <w:proofErr w:type="spellEnd"/>
      <w:r w:rsidRPr="008B3E55">
        <w:rPr>
          <w:lang w:val="en-GB"/>
          <w:rPrChange w:id="325" w:author="Martin Gerdin Wärnberg" w:date="2025-12-03T22:06:00Z" w16du:dateUtc="2025-12-03T21:06:00Z">
            <w:rPr/>
          </w:rPrChange>
        </w:rPr>
        <w:t xml:space="preserve"> A, Wilson M, </w:t>
      </w:r>
      <w:proofErr w:type="spellStart"/>
      <w:r w:rsidRPr="008B3E55">
        <w:rPr>
          <w:lang w:val="en-GB"/>
          <w:rPrChange w:id="326" w:author="Martin Gerdin Wärnberg" w:date="2025-12-03T22:06:00Z" w16du:dateUtc="2025-12-03T21:06:00Z">
            <w:rPr/>
          </w:rPrChange>
        </w:rPr>
        <w:t>Shahlaie</w:t>
      </w:r>
      <w:proofErr w:type="spellEnd"/>
      <w:r w:rsidRPr="008B3E55">
        <w:rPr>
          <w:lang w:val="en-GB"/>
          <w:rPrChange w:id="327" w:author="Martin Gerdin Wärnberg" w:date="2025-12-03T22:06:00Z" w16du:dateUtc="2025-12-03T21:06:00Z">
            <w:rPr/>
          </w:rPrChange>
        </w:rPr>
        <w:t xml:space="preserve"> K, Martin R. The Increasing Age of TBI Patients at a Single Level 1 Trauma </w:t>
      </w:r>
      <w:proofErr w:type="spellStart"/>
      <w:r w:rsidRPr="008B3E55">
        <w:rPr>
          <w:lang w:val="en-GB"/>
          <w:rPrChange w:id="328" w:author="Martin Gerdin Wärnberg" w:date="2025-12-03T22:06:00Z" w16du:dateUtc="2025-12-03T21:06:00Z">
            <w:rPr/>
          </w:rPrChange>
        </w:rPr>
        <w:t>Center</w:t>
      </w:r>
      <w:proofErr w:type="spellEnd"/>
      <w:r w:rsidRPr="008B3E55">
        <w:rPr>
          <w:lang w:val="en-GB"/>
          <w:rPrChange w:id="329" w:author="Martin Gerdin Wärnberg" w:date="2025-12-03T22:06:00Z" w16du:dateUtc="2025-12-03T21:06:00Z">
            <w:rPr/>
          </w:rPrChange>
        </w:rPr>
        <w:t xml:space="preserve"> and the Discordance Between GCS and CT Rotterdam Scores in the Elderly. Front Neurol. </w:t>
      </w:r>
      <w:proofErr w:type="gramStart"/>
      <w:r w:rsidRPr="008B3E55">
        <w:rPr>
          <w:lang w:val="en-GB"/>
          <w:rPrChange w:id="330" w:author="Martin Gerdin Wärnberg" w:date="2025-12-03T22:06:00Z" w16du:dateUtc="2025-12-03T21:06:00Z">
            <w:rPr/>
          </w:rPrChange>
        </w:rPr>
        <w:t>2020;11:112</w:t>
      </w:r>
      <w:proofErr w:type="gramEnd"/>
      <w:r w:rsidRPr="008B3E55">
        <w:rPr>
          <w:lang w:val="en-GB"/>
          <w:rPrChange w:id="331" w:author="Martin Gerdin Wärnberg" w:date="2025-12-03T22:06:00Z" w16du:dateUtc="2025-12-03T21:06:00Z">
            <w:rPr/>
          </w:rPrChange>
        </w:rPr>
        <w:t xml:space="preserve">. </w:t>
      </w:r>
    </w:p>
    <w:p w14:paraId="78452B98" w14:textId="77777777" w:rsidR="00D16674" w:rsidRPr="008B3E55" w:rsidRDefault="00D16674" w:rsidP="00D16674">
      <w:pPr>
        <w:pStyle w:val="Bibliography"/>
        <w:rPr>
          <w:lang w:val="en-GB"/>
          <w:rPrChange w:id="332" w:author="Martin Gerdin Wärnberg" w:date="2025-12-03T22:06:00Z" w16du:dateUtc="2025-12-03T21:06:00Z">
            <w:rPr/>
          </w:rPrChange>
        </w:rPr>
      </w:pPr>
      <w:r w:rsidRPr="008B3E55">
        <w:rPr>
          <w:lang w:val="en-GB"/>
          <w:rPrChange w:id="333" w:author="Martin Gerdin Wärnberg" w:date="2025-12-03T22:06:00Z" w16du:dateUtc="2025-12-03T21:06:00Z">
            <w:rPr/>
          </w:rPrChange>
        </w:rPr>
        <w:t>40.</w:t>
      </w:r>
      <w:r w:rsidRPr="008B3E55">
        <w:rPr>
          <w:lang w:val="en-GB"/>
          <w:rPrChange w:id="334" w:author="Martin Gerdin Wärnberg" w:date="2025-12-03T22:06:00Z" w16du:dateUtc="2025-12-03T21:06:00Z">
            <w:rPr/>
          </w:rPrChange>
        </w:rPr>
        <w:tab/>
        <w:t xml:space="preserve">Park Y, Lee GJ, Lee MA, Choi KK, Gwak J, Hyun SY, et al. Major Causes of Preventable Death in Trauma Patients. J Trauma Inj. 2021 July 29;34(4):225–32. </w:t>
      </w:r>
    </w:p>
    <w:p w14:paraId="10A65C3C" w14:textId="77777777" w:rsidR="00D16674" w:rsidRPr="008B3E55" w:rsidRDefault="00D16674" w:rsidP="00D16674">
      <w:pPr>
        <w:pStyle w:val="Bibliography"/>
        <w:rPr>
          <w:lang w:val="en-GB"/>
          <w:rPrChange w:id="335" w:author="Martin Gerdin Wärnberg" w:date="2025-12-03T22:06:00Z" w16du:dateUtc="2025-12-03T21:06:00Z">
            <w:rPr/>
          </w:rPrChange>
        </w:rPr>
      </w:pPr>
      <w:r w:rsidRPr="008B3E55">
        <w:rPr>
          <w:lang w:val="en-GB"/>
          <w:rPrChange w:id="336" w:author="Martin Gerdin Wärnberg" w:date="2025-12-03T22:06:00Z" w16du:dateUtc="2025-12-03T21:06:00Z">
            <w:rPr/>
          </w:rPrChange>
        </w:rPr>
        <w:t>41.</w:t>
      </w:r>
      <w:r w:rsidRPr="008B3E55">
        <w:rPr>
          <w:lang w:val="en-GB"/>
          <w:rPrChange w:id="337" w:author="Martin Gerdin Wärnberg" w:date="2025-12-03T22:06:00Z" w16du:dateUtc="2025-12-03T21:06:00Z">
            <w:rPr/>
          </w:rPrChange>
        </w:rPr>
        <w:tab/>
        <w:t xml:space="preserve">Lund SB, Gjeilo KH, Moen KG, Schirmer-Mikalsen K, </w:t>
      </w:r>
      <w:proofErr w:type="spellStart"/>
      <w:r w:rsidRPr="008B3E55">
        <w:rPr>
          <w:lang w:val="en-GB"/>
          <w:rPrChange w:id="338" w:author="Martin Gerdin Wärnberg" w:date="2025-12-03T22:06:00Z" w16du:dateUtc="2025-12-03T21:06:00Z">
            <w:rPr/>
          </w:rPrChange>
        </w:rPr>
        <w:t>Skandsen</w:t>
      </w:r>
      <w:proofErr w:type="spellEnd"/>
      <w:r w:rsidRPr="008B3E55">
        <w:rPr>
          <w:lang w:val="en-GB"/>
          <w:rPrChange w:id="339" w:author="Martin Gerdin Wärnberg" w:date="2025-12-03T22:06:00Z" w16du:dateUtc="2025-12-03T21:06:00Z">
            <w:rPr/>
          </w:rPrChange>
        </w:rPr>
        <w:t xml:space="preserve"> T, Vik A. Moderate traumatic brain injury, acute phase course and deviations in physiological variables: an observational study. Scand J Trauma </w:t>
      </w:r>
      <w:proofErr w:type="spellStart"/>
      <w:r w:rsidRPr="008B3E55">
        <w:rPr>
          <w:lang w:val="en-GB"/>
          <w:rPrChange w:id="340" w:author="Martin Gerdin Wärnberg" w:date="2025-12-03T22:06:00Z" w16du:dateUtc="2025-12-03T21:06:00Z">
            <w:rPr/>
          </w:rPrChange>
        </w:rPr>
        <w:t>Resusc</w:t>
      </w:r>
      <w:proofErr w:type="spellEnd"/>
      <w:r w:rsidRPr="008B3E55">
        <w:rPr>
          <w:lang w:val="en-GB"/>
          <w:rPrChange w:id="341" w:author="Martin Gerdin Wärnberg" w:date="2025-12-03T22:06:00Z" w16du:dateUtc="2025-12-03T21:06:00Z">
            <w:rPr/>
          </w:rPrChange>
        </w:rPr>
        <w:t xml:space="preserve"> Emerg Med. 2016 May </w:t>
      </w:r>
      <w:proofErr w:type="gramStart"/>
      <w:r w:rsidRPr="008B3E55">
        <w:rPr>
          <w:lang w:val="en-GB"/>
          <w:rPrChange w:id="342" w:author="Martin Gerdin Wärnberg" w:date="2025-12-03T22:06:00Z" w16du:dateUtc="2025-12-03T21:06:00Z">
            <w:rPr/>
          </w:rPrChange>
        </w:rPr>
        <w:t>23;24:77</w:t>
      </w:r>
      <w:proofErr w:type="gramEnd"/>
      <w:r w:rsidRPr="008B3E55">
        <w:rPr>
          <w:lang w:val="en-GB"/>
          <w:rPrChange w:id="343" w:author="Martin Gerdin Wärnberg" w:date="2025-12-03T22:06:00Z" w16du:dateUtc="2025-12-03T21:06:00Z">
            <w:rPr/>
          </w:rPrChange>
        </w:rPr>
        <w:t xml:space="preserve">. </w:t>
      </w:r>
    </w:p>
    <w:p w14:paraId="592D2091" w14:textId="77777777" w:rsidR="00D16674" w:rsidRPr="008B3E55" w:rsidRDefault="00D16674" w:rsidP="00D16674">
      <w:pPr>
        <w:pStyle w:val="Bibliography"/>
        <w:rPr>
          <w:lang w:val="en-GB"/>
          <w:rPrChange w:id="344" w:author="Martin Gerdin Wärnberg" w:date="2025-12-03T22:06:00Z" w16du:dateUtc="2025-12-03T21:06:00Z">
            <w:rPr/>
          </w:rPrChange>
        </w:rPr>
      </w:pPr>
      <w:r w:rsidRPr="008B3E55">
        <w:rPr>
          <w:lang w:val="en-GB"/>
          <w:rPrChange w:id="345" w:author="Martin Gerdin Wärnberg" w:date="2025-12-03T22:06:00Z" w16du:dateUtc="2025-12-03T21:06:00Z">
            <w:rPr/>
          </w:rPrChange>
        </w:rPr>
        <w:t>42.</w:t>
      </w:r>
      <w:r w:rsidRPr="008B3E55">
        <w:rPr>
          <w:lang w:val="en-GB"/>
          <w:rPrChange w:id="346" w:author="Martin Gerdin Wärnberg" w:date="2025-12-03T22:06:00Z" w16du:dateUtc="2025-12-03T21:06:00Z">
            <w:rPr/>
          </w:rPrChange>
        </w:rPr>
        <w:tab/>
        <w:t xml:space="preserve">Yue JK, Krishnan N, </w:t>
      </w:r>
      <w:proofErr w:type="spellStart"/>
      <w:r w:rsidRPr="008B3E55">
        <w:rPr>
          <w:lang w:val="en-GB"/>
          <w:rPrChange w:id="347" w:author="Martin Gerdin Wärnberg" w:date="2025-12-03T22:06:00Z" w16du:dateUtc="2025-12-03T21:06:00Z">
            <w:rPr/>
          </w:rPrChange>
        </w:rPr>
        <w:t>Chyall</w:t>
      </w:r>
      <w:proofErr w:type="spellEnd"/>
      <w:r w:rsidRPr="008B3E55">
        <w:rPr>
          <w:lang w:val="en-GB"/>
          <w:rPrChange w:id="348" w:author="Martin Gerdin Wärnberg" w:date="2025-12-03T22:06:00Z" w16du:dateUtc="2025-12-03T21:06:00Z">
            <w:rPr/>
          </w:rPrChange>
        </w:rPr>
        <w:t xml:space="preserve"> L, Haddad AF, Vega P, Caldwell DJ, et al. Predictors of Extreme Hospital Length of Stay After Traumatic Brain Injury. World </w:t>
      </w:r>
      <w:proofErr w:type="spellStart"/>
      <w:r w:rsidRPr="008B3E55">
        <w:rPr>
          <w:lang w:val="en-GB"/>
          <w:rPrChange w:id="349" w:author="Martin Gerdin Wärnberg" w:date="2025-12-03T22:06:00Z" w16du:dateUtc="2025-12-03T21:06:00Z">
            <w:rPr/>
          </w:rPrChange>
        </w:rPr>
        <w:t>Neurosurg</w:t>
      </w:r>
      <w:proofErr w:type="spellEnd"/>
      <w:r w:rsidRPr="008B3E55">
        <w:rPr>
          <w:lang w:val="en-GB"/>
          <w:rPrChange w:id="350" w:author="Martin Gerdin Wärnberg" w:date="2025-12-03T22:06:00Z" w16du:dateUtc="2025-12-03T21:06:00Z">
            <w:rPr/>
          </w:rPrChange>
        </w:rPr>
        <w:t>. 2022 Nov;</w:t>
      </w:r>
      <w:proofErr w:type="gramStart"/>
      <w:r w:rsidRPr="008B3E55">
        <w:rPr>
          <w:lang w:val="en-GB"/>
          <w:rPrChange w:id="351" w:author="Martin Gerdin Wärnberg" w:date="2025-12-03T22:06:00Z" w16du:dateUtc="2025-12-03T21:06:00Z">
            <w:rPr/>
          </w:rPrChange>
        </w:rPr>
        <w:t>167:e</w:t>
      </w:r>
      <w:proofErr w:type="gramEnd"/>
      <w:r w:rsidRPr="008B3E55">
        <w:rPr>
          <w:lang w:val="en-GB"/>
          <w:rPrChange w:id="352" w:author="Martin Gerdin Wärnberg" w:date="2025-12-03T22:06:00Z" w16du:dateUtc="2025-12-03T21:06:00Z">
            <w:rPr/>
          </w:rPrChange>
        </w:rPr>
        <w:t xml:space="preserve">998–1005. </w:t>
      </w:r>
    </w:p>
    <w:p w14:paraId="3347526A" w14:textId="77777777" w:rsidR="00D16674" w:rsidRPr="008B3E55" w:rsidRDefault="00D16674" w:rsidP="00D16674">
      <w:pPr>
        <w:pStyle w:val="Bibliography"/>
        <w:rPr>
          <w:lang w:val="en-GB"/>
          <w:rPrChange w:id="353" w:author="Martin Gerdin Wärnberg" w:date="2025-12-03T22:06:00Z" w16du:dateUtc="2025-12-03T21:06:00Z">
            <w:rPr/>
          </w:rPrChange>
        </w:rPr>
      </w:pPr>
      <w:r w:rsidRPr="008B3E55">
        <w:rPr>
          <w:lang w:val="en-GB"/>
          <w:rPrChange w:id="354" w:author="Martin Gerdin Wärnberg" w:date="2025-12-03T22:06:00Z" w16du:dateUtc="2025-12-03T21:06:00Z">
            <w:rPr/>
          </w:rPrChange>
        </w:rPr>
        <w:lastRenderedPageBreak/>
        <w:t>43.</w:t>
      </w:r>
      <w:r w:rsidRPr="008B3E55">
        <w:rPr>
          <w:lang w:val="en-GB"/>
          <w:rPrChange w:id="355" w:author="Martin Gerdin Wärnberg" w:date="2025-12-03T22:06:00Z" w16du:dateUtc="2025-12-03T21:06:00Z">
            <w:rPr/>
          </w:rPrChange>
        </w:rPr>
        <w:tab/>
        <w:t xml:space="preserve">Mosenthal AC, Lavery RF, Addis M, Kaul S, Ross S, Marburger R, et al. Isolated traumatic brain injury: age is an independent predictor of mortality and early outcome. J Trauma. 2002 May;52(5):907–11. </w:t>
      </w:r>
    </w:p>
    <w:p w14:paraId="52316A06" w14:textId="77777777" w:rsidR="00D16674" w:rsidRPr="00D16674" w:rsidRDefault="00D16674" w:rsidP="00D16674">
      <w:pPr>
        <w:pStyle w:val="Bibliography"/>
      </w:pPr>
      <w:r w:rsidRPr="008B3E55">
        <w:rPr>
          <w:lang w:val="en-GB"/>
          <w:rPrChange w:id="356" w:author="Martin Gerdin Wärnberg" w:date="2025-12-03T22:06:00Z" w16du:dateUtc="2025-12-03T21:06:00Z">
            <w:rPr/>
          </w:rPrChange>
        </w:rPr>
        <w:t>44.</w:t>
      </w:r>
      <w:r w:rsidRPr="008B3E55">
        <w:rPr>
          <w:lang w:val="en-GB"/>
          <w:rPrChange w:id="357" w:author="Martin Gerdin Wärnberg" w:date="2025-12-03T22:06:00Z" w16du:dateUtc="2025-12-03T21:06:00Z">
            <w:rPr/>
          </w:rPrChange>
        </w:rPr>
        <w:tab/>
      </w:r>
      <w:proofErr w:type="spellStart"/>
      <w:r w:rsidRPr="008B3E55">
        <w:rPr>
          <w:lang w:val="en-GB"/>
          <w:rPrChange w:id="358" w:author="Martin Gerdin Wärnberg" w:date="2025-12-03T22:06:00Z" w16du:dateUtc="2025-12-03T21:06:00Z">
            <w:rPr/>
          </w:rPrChange>
        </w:rPr>
        <w:t>Techar</w:t>
      </w:r>
      <w:proofErr w:type="spellEnd"/>
      <w:r w:rsidRPr="008B3E55">
        <w:rPr>
          <w:lang w:val="en-GB"/>
          <w:rPrChange w:id="359" w:author="Martin Gerdin Wärnberg" w:date="2025-12-03T22:06:00Z" w16du:dateUtc="2025-12-03T21:06:00Z">
            <w:rPr/>
          </w:rPrChange>
        </w:rPr>
        <w:t xml:space="preserve"> K, Nguyen A, Lorenzo RM, Yang S, Thielen B, Cain-Nielsen A, et al. Early Imaging Associated </w:t>
      </w:r>
      <w:proofErr w:type="gramStart"/>
      <w:r w:rsidRPr="008B3E55">
        <w:rPr>
          <w:lang w:val="en-GB"/>
          <w:rPrChange w:id="360" w:author="Martin Gerdin Wärnberg" w:date="2025-12-03T22:06:00Z" w16du:dateUtc="2025-12-03T21:06:00Z">
            <w:rPr/>
          </w:rPrChange>
        </w:rPr>
        <w:t>With</w:t>
      </w:r>
      <w:proofErr w:type="gramEnd"/>
      <w:r w:rsidRPr="008B3E55">
        <w:rPr>
          <w:lang w:val="en-GB"/>
          <w:rPrChange w:id="361" w:author="Martin Gerdin Wärnberg" w:date="2025-12-03T22:06:00Z" w16du:dateUtc="2025-12-03T21:06:00Z">
            <w:rPr/>
          </w:rPrChange>
        </w:rPr>
        <w:t xml:space="preserve"> Improved Survival in Older Patients </w:t>
      </w:r>
      <w:proofErr w:type="gramStart"/>
      <w:r w:rsidRPr="008B3E55">
        <w:rPr>
          <w:lang w:val="en-GB"/>
          <w:rPrChange w:id="362" w:author="Martin Gerdin Wärnberg" w:date="2025-12-03T22:06:00Z" w16du:dateUtc="2025-12-03T21:06:00Z">
            <w:rPr/>
          </w:rPrChange>
        </w:rPr>
        <w:t>With</w:t>
      </w:r>
      <w:proofErr w:type="gramEnd"/>
      <w:r w:rsidRPr="008B3E55">
        <w:rPr>
          <w:lang w:val="en-GB"/>
          <w:rPrChange w:id="363" w:author="Martin Gerdin Wärnberg" w:date="2025-12-03T22:06:00Z" w16du:dateUtc="2025-12-03T21:06:00Z">
            <w:rPr/>
          </w:rPrChange>
        </w:rPr>
        <w:t xml:space="preserve"> Mild Traumatic Brain Injuries. </w:t>
      </w:r>
      <w:r w:rsidRPr="00D16674">
        <w:t xml:space="preserve">J </w:t>
      </w:r>
      <w:proofErr w:type="spellStart"/>
      <w:r w:rsidRPr="00D16674">
        <w:t>Surg</w:t>
      </w:r>
      <w:proofErr w:type="spellEnd"/>
      <w:r w:rsidRPr="00D16674">
        <w:t xml:space="preserve"> Res. 2019 Oct;242:4–10. </w:t>
      </w:r>
    </w:p>
    <w:p w14:paraId="613C8F65" w14:textId="7387951E" w:rsidR="00AA1832" w:rsidRPr="00B2501B" w:rsidRDefault="00D4422C" w:rsidP="00B2501B">
      <w:pPr>
        <w:pStyle w:val="Bibliography"/>
        <w:rPr>
          <w:lang w:val="en-GB"/>
        </w:rPr>
      </w:pPr>
      <w:r w:rsidRPr="00432360">
        <w:rPr>
          <w:lang w:val="en-GB"/>
        </w:rPr>
        <w:fldChar w:fldCharType="end"/>
      </w:r>
    </w:p>
    <w:sectPr w:rsidR="00AA1832" w:rsidRPr="00B2501B" w:rsidSect="000E72A9">
      <w:footerReference w:type="default" r:id="rId17"/>
      <w:pgSz w:w="11907" w:h="16840" w:code="9"/>
      <w:pgMar w:top="1417" w:right="1417" w:bottom="1417" w:left="1417"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vek Kanwar" w:date="2025-11-29T00:07:00Z" w:initials="VK">
    <w:p w14:paraId="5AD3C321" w14:textId="77777777" w:rsidR="00224C09" w:rsidRDefault="00224C09" w:rsidP="00224C09">
      <w:r>
        <w:rPr>
          <w:rStyle w:val="CommentReference"/>
        </w:rPr>
        <w:annotationRef/>
      </w:r>
      <w:r>
        <w:rPr>
          <w:sz w:val="20"/>
          <w:szCs w:val="20"/>
        </w:rPr>
        <w:t>Shorten</w:t>
      </w:r>
    </w:p>
  </w:comment>
  <w:comment w:id="8" w:author="Vivek Kanwar" w:date="2025-11-29T00:07:00Z" w:initials="VK">
    <w:p w14:paraId="24A8E711" w14:textId="77777777" w:rsidR="00224C09" w:rsidRDefault="00224C09" w:rsidP="00224C09">
      <w:r>
        <w:rPr>
          <w:rStyle w:val="CommentReference"/>
        </w:rPr>
        <w:annotationRef/>
      </w:r>
      <w:r>
        <w:rPr>
          <w:sz w:val="20"/>
          <w:szCs w:val="20"/>
        </w:rPr>
        <w:t>Shorten</w:t>
      </w:r>
    </w:p>
  </w:comment>
  <w:comment w:id="9" w:author="Martin Gerdin Wärnberg" w:date="2025-12-03T22:08:00Z" w:initials="MG">
    <w:p w14:paraId="1A90043C" w14:textId="77777777" w:rsidR="008B3E55" w:rsidRDefault="008B3E55" w:rsidP="008B3E55">
      <w:r>
        <w:rPr>
          <w:rStyle w:val="CommentReference"/>
        </w:rPr>
        <w:annotationRef/>
      </w:r>
      <w:r>
        <w:rPr>
          <w:sz w:val="20"/>
          <w:szCs w:val="20"/>
        </w:rPr>
        <w:t>Make sure the aim here is exactly the same as the aim following the introduction</w:t>
      </w:r>
    </w:p>
  </w:comment>
  <w:comment w:id="14" w:author="Martin Gerdin Wärnberg" w:date="2025-12-03T22:09:00Z" w:initials="MG">
    <w:p w14:paraId="2F7D3A65" w14:textId="77777777" w:rsidR="008B3E55" w:rsidRDefault="008B3E55" w:rsidP="008B3E55">
      <w:r>
        <w:rPr>
          <w:rStyle w:val="CommentReference"/>
        </w:rPr>
        <w:annotationRef/>
      </w:r>
      <w:r>
        <w:rPr>
          <w:sz w:val="20"/>
          <w:szCs w:val="20"/>
        </w:rPr>
        <w:t>It was not only the logistic regression models that were complete case, but the entire analysis.</w:t>
      </w:r>
    </w:p>
  </w:comment>
  <w:comment w:id="17" w:author="Martin Gerdin Wärnberg" w:date="2025-12-03T22:10:00Z" w:initials="MG">
    <w:p w14:paraId="4878A5B6" w14:textId="77777777" w:rsidR="008B3E55" w:rsidRDefault="008B3E55" w:rsidP="008B3E55">
      <w:r>
        <w:rPr>
          <w:rStyle w:val="CommentReference"/>
        </w:rPr>
        <w:annotationRef/>
      </w:r>
      <w:r>
        <w:rPr>
          <w:sz w:val="20"/>
          <w:szCs w:val="20"/>
        </w:rPr>
        <w:t>Good!</w:t>
      </w:r>
    </w:p>
  </w:comment>
  <w:comment w:id="21" w:author="Martin Gerdin Wärnberg" w:date="2025-12-03T22:12:00Z" w:initials="MG">
    <w:p w14:paraId="2E234199" w14:textId="77777777" w:rsidR="008B3E55" w:rsidRDefault="008B3E55" w:rsidP="008B3E55">
      <w:r>
        <w:rPr>
          <w:rStyle w:val="CommentReference"/>
        </w:rPr>
        <w:annotationRef/>
      </w:r>
      <w:r>
        <w:rPr>
          <w:sz w:val="20"/>
          <w:szCs w:val="20"/>
        </w:rPr>
        <w:t>This connecting word doesn't quite work here, I suggest removing it or using something else.</w:t>
      </w:r>
    </w:p>
  </w:comment>
  <w:comment w:id="26" w:author="Martin Gerdin Wärnberg" w:date="2025-12-03T22:13:00Z" w:initials="MG">
    <w:p w14:paraId="5C480A86" w14:textId="77777777" w:rsidR="008B3E55" w:rsidRDefault="008B3E55" w:rsidP="008B3E55">
      <w:r>
        <w:rPr>
          <w:rStyle w:val="CommentReference"/>
        </w:rPr>
        <w:annotationRef/>
      </w:r>
      <w:r>
        <w:rPr>
          <w:sz w:val="20"/>
          <w:szCs w:val="20"/>
        </w:rPr>
        <w:t>Although true, the relevance or connection to the previous sentence is not obvious.</w:t>
      </w:r>
    </w:p>
  </w:comment>
  <w:comment w:id="28" w:author="Martin Gerdin Wärnberg" w:date="2025-12-03T22:16:00Z" w:initials="MG">
    <w:p w14:paraId="4A4EE83F" w14:textId="77777777" w:rsidR="008B3E55" w:rsidRDefault="008B3E55" w:rsidP="008B3E55">
      <w:r>
        <w:rPr>
          <w:rStyle w:val="CommentReference"/>
        </w:rPr>
        <w:annotationRef/>
      </w:r>
      <w:r>
        <w:rPr>
          <w:sz w:val="20"/>
          <w:szCs w:val="20"/>
        </w:rPr>
        <w:t>This is somewhat repetitive. I suggest you put the guidelines before stating how ICU care is especially vulnerable to deviations, to improve the transition to the next section.</w:t>
      </w:r>
    </w:p>
  </w:comment>
  <w:comment w:id="31" w:author="Vivek Kanwar" w:date="2025-11-10T11:39:00Z" w:initials="VK">
    <w:p w14:paraId="4D64B2F9" w14:textId="4FF97F97" w:rsidR="00AA591B" w:rsidRDefault="00AA591B" w:rsidP="00AA591B">
      <w:r>
        <w:rPr>
          <w:rStyle w:val="CommentReference"/>
        </w:rPr>
        <w:annotationRef/>
      </w:r>
      <w:r>
        <w:rPr>
          <w:sz w:val="20"/>
          <w:szCs w:val="20"/>
        </w:rPr>
        <w:t>CP: Refs</w:t>
      </w:r>
    </w:p>
  </w:comment>
  <w:comment w:id="33" w:author="Martin Gerdin Wärnberg" w:date="2025-12-03T22:18:00Z" w:initials="MG">
    <w:p w14:paraId="5A0BD376" w14:textId="77777777" w:rsidR="00B6541B" w:rsidRDefault="00B6541B" w:rsidP="00B6541B">
      <w:r>
        <w:rPr>
          <w:rStyle w:val="CommentReference"/>
        </w:rPr>
        <w:annotationRef/>
      </w:r>
      <w:r>
        <w:rPr>
          <w:sz w:val="20"/>
          <w:szCs w:val="20"/>
        </w:rPr>
        <w:t>Does WHO's stance contrast with ACSs? The however implies that, but I think ACS also thinks that trauma quality improvement should be a continuous process. WHO does use the concept in a broader sense though, and does not refer to a specific "procduct", like ACS does when they describe TQIP.</w:t>
      </w:r>
    </w:p>
  </w:comment>
  <w:comment w:id="34" w:author="Martin Gerdin Wärnberg" w:date="2025-12-03T22:19:00Z" w:initials="MG">
    <w:p w14:paraId="7A87DE3C" w14:textId="77777777" w:rsidR="00B6541B" w:rsidRDefault="00B6541B" w:rsidP="00B6541B">
      <w:r>
        <w:rPr>
          <w:rStyle w:val="CommentReference"/>
        </w:rPr>
        <w:annotationRef/>
      </w:r>
      <w:r>
        <w:rPr>
          <w:sz w:val="20"/>
          <w:szCs w:val="20"/>
        </w:rPr>
        <w:t>True, but this belongs in earlier sections. Here it would be more interesting to read about studies on preventable deaths among TBI patients.</w:t>
      </w:r>
    </w:p>
  </w:comment>
  <w:comment w:id="35" w:author="Martin Gerdin Wärnberg" w:date="2025-12-03T22:20:00Z" w:initials="MG">
    <w:p w14:paraId="7CDC7B81" w14:textId="77777777" w:rsidR="00B6541B" w:rsidRDefault="00B6541B" w:rsidP="00B6541B">
      <w:r>
        <w:rPr>
          <w:rStyle w:val="CommentReference"/>
        </w:rPr>
        <w:annotationRef/>
      </w:r>
      <w:r>
        <w:rPr>
          <w:sz w:val="20"/>
          <w:szCs w:val="20"/>
        </w:rPr>
        <w:t>This requires a better explanation.</w:t>
      </w:r>
    </w:p>
  </w:comment>
  <w:comment w:id="36" w:author="Martin Gerdin Wärnberg" w:date="2025-12-03T22:20:00Z" w:initials="MG">
    <w:p w14:paraId="7AE5ACCC" w14:textId="77777777" w:rsidR="00B6541B" w:rsidRDefault="00B6541B" w:rsidP="00B6541B">
      <w:r>
        <w:rPr>
          <w:rStyle w:val="CommentReference"/>
        </w:rPr>
        <w:annotationRef/>
      </w:r>
      <w:r>
        <w:rPr>
          <w:sz w:val="20"/>
          <w:szCs w:val="20"/>
        </w:rPr>
        <w:t>Are these the deviations that you're referring to? They make sense, but I suggest that you merge the two sentences somehow.</w:t>
      </w:r>
    </w:p>
  </w:comment>
  <w:comment w:id="39" w:author="Martin Gerdin Wärnberg" w:date="2025-12-03T22:21:00Z" w:initials="MG">
    <w:p w14:paraId="181FFACE" w14:textId="77777777" w:rsidR="00B6541B" w:rsidRDefault="00B6541B" w:rsidP="00B6541B">
      <w:r>
        <w:rPr>
          <w:rStyle w:val="CommentReference"/>
        </w:rPr>
        <w:annotationRef/>
      </w:r>
      <w:r>
        <w:rPr>
          <w:sz w:val="20"/>
          <w:szCs w:val="20"/>
        </w:rPr>
        <w:t>Do you mean OFI?</w:t>
      </w:r>
    </w:p>
  </w:comment>
  <w:comment w:id="40" w:author="Martin Gerdin Wärnberg" w:date="2025-12-03T22:22:00Z" w:initials="MG">
    <w:p w14:paraId="239E2F63" w14:textId="77777777" w:rsidR="00B6541B" w:rsidRDefault="00B6541B" w:rsidP="00B6541B">
      <w:r>
        <w:rPr>
          <w:rStyle w:val="CommentReference"/>
        </w:rPr>
        <w:annotationRef/>
      </w:r>
      <w:r>
        <w:rPr>
          <w:sz w:val="20"/>
          <w:szCs w:val="20"/>
        </w:rPr>
        <w:t>What do you mean by "new" here? I think you're safer to state that we know little about the distribution of OFI among TBI patients.</w:t>
      </w:r>
    </w:p>
  </w:comment>
  <w:comment w:id="41" w:author="Martin Gerdin Wärnberg" w:date="2025-12-03T22:22:00Z" w:initials="MG">
    <w:p w14:paraId="4DF2F621" w14:textId="77777777" w:rsidR="00B6541B" w:rsidRDefault="00B6541B" w:rsidP="00B6541B">
      <w:r>
        <w:rPr>
          <w:rStyle w:val="CommentReference"/>
        </w:rPr>
        <w:annotationRef/>
      </w:r>
      <w:r>
        <w:rPr>
          <w:sz w:val="20"/>
          <w:szCs w:val="20"/>
        </w:rPr>
        <w:t>Make sure this aim is exactly the same as in the abstract.</w:t>
      </w:r>
    </w:p>
  </w:comment>
  <w:comment w:id="43" w:author="Martin Gerdin Wärnberg" w:date="2025-12-03T22:24:00Z" w:initials="MG">
    <w:p w14:paraId="3150D2AC" w14:textId="77777777" w:rsidR="00B6541B" w:rsidRDefault="00B6541B" w:rsidP="00B6541B">
      <w:r>
        <w:rPr>
          <w:rStyle w:val="CommentReference"/>
        </w:rPr>
        <w:annotationRef/>
      </w:r>
      <w:r>
        <w:rPr>
          <w:sz w:val="20"/>
          <w:szCs w:val="20"/>
        </w:rPr>
        <w:t>This is true for the data that we have, but the actual registry covers a longer time period (more recent)</w:t>
      </w:r>
    </w:p>
  </w:comment>
  <w:comment w:id="44" w:author="Cesare Patrone" w:date="2025-09-29T09:30:00Z" w:initials="CP">
    <w:p w14:paraId="3654170D" w14:textId="1FCC6312" w:rsidR="00AA591B" w:rsidRPr="00BA579B" w:rsidRDefault="00AA591B" w:rsidP="00AA591B">
      <w:pPr>
        <w:pStyle w:val="CommentText"/>
        <w:rPr>
          <w:lang w:val="en-US"/>
        </w:rPr>
      </w:pPr>
      <w:r w:rsidRPr="00ED3FBA">
        <w:rPr>
          <w:rStyle w:val="CommentReference"/>
          <w:highlight w:val="yellow"/>
        </w:rPr>
        <w:annotationRef/>
      </w:r>
      <w:r>
        <w:rPr>
          <w:highlight w:val="yellow"/>
          <w:lang w:val="en-US"/>
        </w:rPr>
        <w:t xml:space="preserve">You probably have all needed info in this text. However, </w:t>
      </w:r>
      <w:r w:rsidRPr="00ED3FBA">
        <w:rPr>
          <w:highlight w:val="yellow"/>
          <w:lang w:val="en-US"/>
        </w:rPr>
        <w:t xml:space="preserve">Pls describe this section </w:t>
      </w:r>
      <w:r w:rsidRPr="00CF1DD0">
        <w:rPr>
          <w:highlight w:val="yellow"/>
          <w:u w:val="single"/>
          <w:lang w:val="en-US"/>
        </w:rPr>
        <w:t xml:space="preserve">in relation to </w:t>
      </w:r>
      <w:r w:rsidRPr="00ED3FBA">
        <w:rPr>
          <w:highlight w:val="yellow"/>
          <w:lang w:val="en-US"/>
        </w:rPr>
        <w:t>Aim 1 and 2. The text here needs to be stringently matched with the two aims</w:t>
      </w:r>
    </w:p>
  </w:comment>
  <w:comment w:id="45" w:author="Cesare Patrone" w:date="2025-09-29T09:32:00Z" w:initials="CP">
    <w:p w14:paraId="0A850AAD" w14:textId="77777777" w:rsidR="00AA591B" w:rsidRPr="00331FE6" w:rsidRDefault="00AA591B" w:rsidP="00AA591B">
      <w:pPr>
        <w:pStyle w:val="CommentText"/>
        <w:rPr>
          <w:lang w:val="en-US"/>
        </w:rPr>
      </w:pPr>
      <w:r>
        <w:rPr>
          <w:rStyle w:val="CommentReference"/>
        </w:rPr>
        <w:annotationRef/>
      </w:r>
      <w:r w:rsidRPr="00331FE6">
        <w:rPr>
          <w:highlight w:val="yellow"/>
          <w:lang w:val="en-US"/>
        </w:rPr>
        <w:t>Pls recall aim 1 and aim 2 and develop the below text in relation to these 2 aims</w:t>
      </w:r>
      <w:r>
        <w:rPr>
          <w:lang w:val="en-US"/>
        </w:rPr>
        <w:t xml:space="preserve">: </w:t>
      </w:r>
      <w:r w:rsidRPr="00CF1DD0">
        <w:rPr>
          <w:highlight w:val="yellow"/>
          <w:lang w:val="en-US"/>
        </w:rPr>
        <w:t>see criteria</w:t>
      </w:r>
    </w:p>
  </w:comment>
  <w:comment w:id="46" w:author="Vivek Kanwar" w:date="2025-11-18T18:42:00Z" w:initials="VK">
    <w:p w14:paraId="6591AA34" w14:textId="77777777" w:rsidR="003B29C3" w:rsidRDefault="003B29C3" w:rsidP="003B29C3">
      <w:r>
        <w:rPr>
          <w:rStyle w:val="CommentReference"/>
        </w:rPr>
        <w:annotationRef/>
      </w:r>
      <w:r>
        <w:rPr>
          <w:sz w:val="20"/>
          <w:szCs w:val="20"/>
        </w:rPr>
        <w:t>Korta ned allt</w:t>
      </w:r>
    </w:p>
  </w:comment>
  <w:comment w:id="47" w:author="Vivek Kanwar" w:date="2025-11-29T00:14:00Z" w:initials="VK">
    <w:p w14:paraId="22CE7003" w14:textId="77777777" w:rsidR="00E36D4B" w:rsidRDefault="00E36D4B" w:rsidP="00E36D4B">
      <w:r>
        <w:rPr>
          <w:rStyle w:val="CommentReference"/>
        </w:rPr>
        <w:annotationRef/>
      </w:r>
      <w:r>
        <w:rPr>
          <w:sz w:val="20"/>
          <w:szCs w:val="20"/>
        </w:rPr>
        <w:t>Add proper figure text</w:t>
      </w:r>
    </w:p>
  </w:comment>
  <w:comment w:id="56" w:author="Martin Gerdin Wärnberg" w:date="2025-12-03T22:28:00Z" w:initials="MG">
    <w:p w14:paraId="51C50D16" w14:textId="77777777" w:rsidR="002C5764" w:rsidRDefault="002C5764" w:rsidP="002C5764">
      <w:r>
        <w:rPr>
          <w:rStyle w:val="CommentReference"/>
        </w:rPr>
        <w:annotationRef/>
      </w:r>
      <w:r>
        <w:rPr>
          <w:sz w:val="20"/>
          <w:szCs w:val="20"/>
        </w:rPr>
        <w:t>I find putting these numbers in parentheses like this make them hard to follow and suggest that you incorporate them into the text instead.</w:t>
      </w:r>
    </w:p>
  </w:comment>
  <w:comment w:id="59" w:author="Martin Gerdin Wärnberg" w:date="2025-12-03T22:29:00Z" w:initials="MG">
    <w:p w14:paraId="4EF4B77F" w14:textId="77777777" w:rsidR="002C5764" w:rsidRDefault="002C5764" w:rsidP="002C5764">
      <w:r>
        <w:rPr>
          <w:rStyle w:val="CommentReference"/>
        </w:rPr>
        <w:annotationRef/>
      </w:r>
      <w:r>
        <w:rPr>
          <w:sz w:val="20"/>
          <w:szCs w:val="20"/>
        </w:rPr>
        <w:t>Hmm... Not all variables? It is often applied to all variables, so that the cohort used in table 1 is the same as in the regression models.</w:t>
      </w:r>
    </w:p>
  </w:comment>
  <w:comment w:id="63" w:author="Martin Gerdin Wärnberg" w:date="2025-12-03T22:32:00Z" w:initials="MG">
    <w:p w14:paraId="55A98154" w14:textId="77777777" w:rsidR="002C5764" w:rsidRDefault="002C5764" w:rsidP="002C5764">
      <w:r>
        <w:rPr>
          <w:rStyle w:val="CommentReference"/>
        </w:rPr>
        <w:annotationRef/>
      </w:r>
      <w:r>
        <w:rPr>
          <w:sz w:val="20"/>
          <w:szCs w:val="20"/>
        </w:rPr>
        <w:t>You mean the other way around, right? That ASA I and II were about as common in both those with and without OFI?</w:t>
      </w:r>
    </w:p>
  </w:comment>
  <w:comment w:id="64" w:author="Martin Gerdin Wärnberg" w:date="2025-12-03T22:31:00Z" w:initials="MG">
    <w:p w14:paraId="0AAC58A3" w14:textId="28A8D7F0" w:rsidR="002C5764" w:rsidRDefault="002C5764" w:rsidP="002C5764">
      <w:r>
        <w:rPr>
          <w:rStyle w:val="CommentReference"/>
        </w:rPr>
        <w:annotationRef/>
      </w:r>
      <w:r>
        <w:rPr>
          <w:sz w:val="20"/>
          <w:szCs w:val="20"/>
        </w:rPr>
        <w:t>I disagree, but you might be asked to add a P-value column to this table, and comment on these values in the text. It's quite straightforward to do so, using the add_p() function in the gtsummary call.</w:t>
      </w:r>
    </w:p>
  </w:comment>
  <w:comment w:id="65" w:author="Martin Gerdin Wärnberg" w:date="2025-12-03T22:34:00Z" w:initials="MG">
    <w:p w14:paraId="05235173" w14:textId="77777777" w:rsidR="002C5764" w:rsidRDefault="002C5764" w:rsidP="002C5764">
      <w:r>
        <w:rPr>
          <w:rStyle w:val="CommentReference"/>
        </w:rPr>
        <w:annotationRef/>
      </w:r>
      <w:r>
        <w:rPr>
          <w:sz w:val="20"/>
          <w:szCs w:val="20"/>
        </w:rPr>
        <w:t>You called this bivariable in the methods section, didn't you?</w:t>
      </w:r>
    </w:p>
  </w:comment>
  <w:comment w:id="66" w:author="Martin Gerdin Wärnberg" w:date="2025-12-03T22:34:00Z" w:initials="MG">
    <w:p w14:paraId="622A8013" w14:textId="77777777" w:rsidR="002C5764" w:rsidRDefault="002C5764" w:rsidP="002C5764">
      <w:r>
        <w:rPr>
          <w:rStyle w:val="CommentReference"/>
        </w:rPr>
        <w:annotationRef/>
      </w:r>
      <w:r>
        <w:rPr>
          <w:sz w:val="20"/>
          <w:szCs w:val="20"/>
        </w:rPr>
        <w:t>Unadjusted? Just be careful with mixing different terms describing the same thing</w:t>
      </w:r>
    </w:p>
  </w:comment>
  <w:comment w:id="67" w:author="Martin Gerdin Wärnberg" w:date="2025-12-03T22:35:00Z" w:initials="MG">
    <w:p w14:paraId="216B7F70" w14:textId="77777777" w:rsidR="002C5764" w:rsidRDefault="002C5764" w:rsidP="002C5764">
      <w:r>
        <w:rPr>
          <w:rStyle w:val="CommentReference"/>
        </w:rPr>
        <w:annotationRef/>
      </w:r>
      <w:r>
        <w:rPr>
          <w:sz w:val="20"/>
          <w:szCs w:val="20"/>
        </w:rPr>
        <w:t>Do you mean meaningful or statistically significant? If the effect size was the same, but the confidence interval more narrow and the p-value &lt; 0.05, would you call it meaningful?</w:t>
      </w:r>
    </w:p>
  </w:comment>
  <w:comment w:id="69" w:author="Martin Gerdin Wärnberg" w:date="2025-12-03T22:36:00Z" w:initials="MG">
    <w:p w14:paraId="2970CE90" w14:textId="77777777" w:rsidR="002C5764" w:rsidRDefault="002C5764" w:rsidP="002C5764">
      <w:r>
        <w:rPr>
          <w:rStyle w:val="CommentReference"/>
        </w:rPr>
        <w:annotationRef/>
      </w:r>
      <w:r>
        <w:rPr>
          <w:sz w:val="20"/>
          <w:szCs w:val="20"/>
        </w:rPr>
        <w:t>Do you mean significant?</w:t>
      </w:r>
    </w:p>
  </w:comment>
  <w:comment w:id="71" w:author="Vivek Kanwar" w:date="2025-11-18T18:48:00Z" w:initials="VK">
    <w:p w14:paraId="6B678DFE" w14:textId="1EA27EEE" w:rsidR="002B5BA5" w:rsidRDefault="002B5BA5" w:rsidP="002B5BA5">
      <w:r>
        <w:rPr>
          <w:rStyle w:val="CommentReference"/>
        </w:rPr>
        <w:annotationRef/>
      </w:r>
      <w:r>
        <w:rPr>
          <w:sz w:val="20"/>
          <w:szCs w:val="20"/>
        </w:rPr>
        <w:t>Stratified analysis?</w:t>
      </w:r>
    </w:p>
  </w:comment>
  <w:comment w:id="72" w:author="Vivek Kanwar" w:date="2025-11-19T12:45:00Z" w:initials="VK">
    <w:p w14:paraId="2CA16783" w14:textId="77777777" w:rsidR="00E7480D" w:rsidRDefault="00E7480D" w:rsidP="00E7480D">
      <w:r>
        <w:rPr>
          <w:rStyle w:val="CommentReference"/>
        </w:rPr>
        <w:annotationRef/>
      </w:r>
      <w:r>
        <w:rPr>
          <w:sz w:val="20"/>
          <w:szCs w:val="20"/>
        </w:rPr>
        <w:t>Stratify by TBI severity (mild / moderate / severe)?</w:t>
      </w:r>
    </w:p>
  </w:comment>
  <w:comment w:id="73" w:author="Vivek Kanwar" w:date="2025-11-29T00:14:00Z" w:initials="VK">
    <w:p w14:paraId="655A0303" w14:textId="77777777" w:rsidR="00704986" w:rsidRDefault="00704986" w:rsidP="00704986">
      <w:r>
        <w:rPr>
          <w:rStyle w:val="CommentReference"/>
        </w:rPr>
        <w:annotationRef/>
      </w:r>
      <w:r>
        <w:rPr>
          <w:sz w:val="20"/>
          <w:szCs w:val="20"/>
        </w:rPr>
        <w:t>Needs to be shortened to max 4 pages</w:t>
      </w:r>
    </w:p>
  </w:comment>
  <w:comment w:id="75" w:author="Martin Gerdin Wärnberg" w:date="2025-12-03T22:39:00Z" w:initials="MG">
    <w:p w14:paraId="5988BAF4" w14:textId="77777777" w:rsidR="00E86F7D" w:rsidRDefault="00E86F7D" w:rsidP="00E86F7D">
      <w:r>
        <w:rPr>
          <w:rStyle w:val="CommentReference"/>
        </w:rPr>
        <w:annotationRef/>
      </w:r>
      <w:r>
        <w:rPr>
          <w:sz w:val="20"/>
          <w:szCs w:val="20"/>
        </w:rPr>
        <w:t>Nice!</w:t>
      </w:r>
    </w:p>
  </w:comment>
  <w:comment w:id="79" w:author="Martin Gerdin Wärnberg" w:date="2025-12-03T22:40:00Z" w:initials="MG">
    <w:p w14:paraId="0B5C0066" w14:textId="77777777" w:rsidR="0064668D" w:rsidRDefault="0064668D" w:rsidP="0064668D">
      <w:r>
        <w:rPr>
          <w:rStyle w:val="CommentReference"/>
        </w:rPr>
        <w:annotationRef/>
      </w:r>
      <w:r>
        <w:rPr>
          <w:sz w:val="20"/>
          <w:szCs w:val="20"/>
        </w:rPr>
        <w:t>What does it refer to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D3C321" w15:done="0"/>
  <w15:commentEx w15:paraId="24A8E711" w15:done="0"/>
  <w15:commentEx w15:paraId="1A90043C" w15:done="0"/>
  <w15:commentEx w15:paraId="2F7D3A65" w15:done="0"/>
  <w15:commentEx w15:paraId="4878A5B6" w15:done="0"/>
  <w15:commentEx w15:paraId="2E234199" w15:done="0"/>
  <w15:commentEx w15:paraId="5C480A86" w15:done="0"/>
  <w15:commentEx w15:paraId="4A4EE83F" w15:done="0"/>
  <w15:commentEx w15:paraId="4D64B2F9" w15:done="0"/>
  <w15:commentEx w15:paraId="5A0BD376" w15:done="0"/>
  <w15:commentEx w15:paraId="7A87DE3C" w15:done="0"/>
  <w15:commentEx w15:paraId="7CDC7B81" w15:done="0"/>
  <w15:commentEx w15:paraId="7AE5ACCC" w15:done="0"/>
  <w15:commentEx w15:paraId="181FFACE" w15:done="0"/>
  <w15:commentEx w15:paraId="239E2F63" w15:done="0"/>
  <w15:commentEx w15:paraId="4DF2F621" w15:done="0"/>
  <w15:commentEx w15:paraId="3150D2AC" w15:done="0"/>
  <w15:commentEx w15:paraId="3654170D" w15:done="0"/>
  <w15:commentEx w15:paraId="0A850AAD" w15:done="0"/>
  <w15:commentEx w15:paraId="6591AA34" w15:done="0"/>
  <w15:commentEx w15:paraId="22CE7003" w15:paraIdParent="6591AA34" w15:done="0"/>
  <w15:commentEx w15:paraId="51C50D16" w15:done="0"/>
  <w15:commentEx w15:paraId="4EF4B77F" w15:done="0"/>
  <w15:commentEx w15:paraId="55A98154" w15:done="0"/>
  <w15:commentEx w15:paraId="0AAC58A3" w15:done="0"/>
  <w15:commentEx w15:paraId="05235173" w15:done="0"/>
  <w15:commentEx w15:paraId="622A8013" w15:done="0"/>
  <w15:commentEx w15:paraId="216B7F70" w15:done="0"/>
  <w15:commentEx w15:paraId="2970CE90" w15:done="0"/>
  <w15:commentEx w15:paraId="6B678DFE" w15:done="0"/>
  <w15:commentEx w15:paraId="2CA16783" w15:paraIdParent="6B678DFE" w15:done="0"/>
  <w15:commentEx w15:paraId="655A0303" w15:done="0"/>
  <w15:commentEx w15:paraId="5988BAF4" w15:done="0"/>
  <w15:commentEx w15:paraId="0B5C00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661270" w16cex:dateUtc="2025-11-28T23:07:00Z"/>
  <w16cex:commentExtensible w16cex:durableId="51275CE9" w16cex:dateUtc="2025-11-28T23:07:00Z"/>
  <w16cex:commentExtensible w16cex:durableId="4271A114" w16cex:dateUtc="2025-12-03T21:08:00Z"/>
  <w16cex:commentExtensible w16cex:durableId="0BBF8648" w16cex:dateUtc="2025-12-03T21:09:00Z"/>
  <w16cex:commentExtensible w16cex:durableId="64C43709" w16cex:dateUtc="2025-12-03T21:10:00Z"/>
  <w16cex:commentExtensible w16cex:durableId="1D60E343" w16cex:dateUtc="2025-12-03T21:12:00Z"/>
  <w16cex:commentExtensible w16cex:durableId="4D3D1BED" w16cex:dateUtc="2025-12-03T21:13:00Z"/>
  <w16cex:commentExtensible w16cex:durableId="3A2DC901" w16cex:dateUtc="2025-12-03T21:16:00Z"/>
  <w16cex:commentExtensible w16cex:durableId="5115612D" w16cex:dateUtc="2025-11-10T10:39:00Z"/>
  <w16cex:commentExtensible w16cex:durableId="3C2A420D" w16cex:dateUtc="2025-12-03T21:18:00Z"/>
  <w16cex:commentExtensible w16cex:durableId="2F3E14B7" w16cex:dateUtc="2025-12-03T21:19:00Z"/>
  <w16cex:commentExtensible w16cex:durableId="0C9ABA2C" w16cex:dateUtc="2025-12-03T21:20:00Z"/>
  <w16cex:commentExtensible w16cex:durableId="2416ECC5" w16cex:dateUtc="2025-12-03T21:20:00Z"/>
  <w16cex:commentExtensible w16cex:durableId="2FB00DA8" w16cex:dateUtc="2025-12-03T21:21:00Z"/>
  <w16cex:commentExtensible w16cex:durableId="17FDF993" w16cex:dateUtc="2025-12-03T21:22:00Z"/>
  <w16cex:commentExtensible w16cex:durableId="3BA52C12" w16cex:dateUtc="2025-12-03T21:22:00Z"/>
  <w16cex:commentExtensible w16cex:durableId="1AC76DA7" w16cex:dateUtc="2025-12-03T21:24:00Z"/>
  <w16cex:commentExtensible w16cex:durableId="37E08824" w16cex:dateUtc="2025-09-29T07:30:00Z"/>
  <w16cex:commentExtensible w16cex:durableId="650D120D" w16cex:dateUtc="2025-09-29T07:32:00Z"/>
  <w16cex:commentExtensible w16cex:durableId="11CB7DCE" w16cex:dateUtc="2025-11-18T17:42:00Z"/>
  <w16cex:commentExtensible w16cex:durableId="12F1C22C" w16cex:dateUtc="2025-11-28T23:14:00Z"/>
  <w16cex:commentExtensible w16cex:durableId="16A7A714" w16cex:dateUtc="2025-12-03T21:28:00Z"/>
  <w16cex:commentExtensible w16cex:durableId="745D2AD9" w16cex:dateUtc="2025-12-03T21:29:00Z"/>
  <w16cex:commentExtensible w16cex:durableId="79ACB306" w16cex:dateUtc="2025-12-03T21:32:00Z"/>
  <w16cex:commentExtensible w16cex:durableId="6A64B186" w16cex:dateUtc="2025-12-03T21:31:00Z"/>
  <w16cex:commentExtensible w16cex:durableId="6B5491C3" w16cex:dateUtc="2025-12-03T21:34:00Z"/>
  <w16cex:commentExtensible w16cex:durableId="3795662A" w16cex:dateUtc="2025-12-03T21:34:00Z"/>
  <w16cex:commentExtensible w16cex:durableId="24E13C1E" w16cex:dateUtc="2025-12-03T21:35:00Z"/>
  <w16cex:commentExtensible w16cex:durableId="5AD2DEAA" w16cex:dateUtc="2025-12-03T21:36:00Z"/>
  <w16cex:commentExtensible w16cex:durableId="1E5A6013" w16cex:dateUtc="2025-11-18T17:48:00Z"/>
  <w16cex:commentExtensible w16cex:durableId="447F6863" w16cex:dateUtc="2025-11-19T11:45:00Z"/>
  <w16cex:commentExtensible w16cex:durableId="280803C7" w16cex:dateUtc="2025-11-28T23:14:00Z"/>
  <w16cex:commentExtensible w16cex:durableId="7EAB4D03" w16cex:dateUtc="2025-12-03T21:39:00Z"/>
  <w16cex:commentExtensible w16cex:durableId="1A3CF998" w16cex:dateUtc="2025-12-03T2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D3C321" w16cid:durableId="18661270"/>
  <w16cid:commentId w16cid:paraId="24A8E711" w16cid:durableId="51275CE9"/>
  <w16cid:commentId w16cid:paraId="1A90043C" w16cid:durableId="4271A114"/>
  <w16cid:commentId w16cid:paraId="2F7D3A65" w16cid:durableId="0BBF8648"/>
  <w16cid:commentId w16cid:paraId="4878A5B6" w16cid:durableId="64C43709"/>
  <w16cid:commentId w16cid:paraId="2E234199" w16cid:durableId="1D60E343"/>
  <w16cid:commentId w16cid:paraId="5C480A86" w16cid:durableId="4D3D1BED"/>
  <w16cid:commentId w16cid:paraId="4A4EE83F" w16cid:durableId="3A2DC901"/>
  <w16cid:commentId w16cid:paraId="4D64B2F9" w16cid:durableId="5115612D"/>
  <w16cid:commentId w16cid:paraId="5A0BD376" w16cid:durableId="3C2A420D"/>
  <w16cid:commentId w16cid:paraId="7A87DE3C" w16cid:durableId="2F3E14B7"/>
  <w16cid:commentId w16cid:paraId="7CDC7B81" w16cid:durableId="0C9ABA2C"/>
  <w16cid:commentId w16cid:paraId="7AE5ACCC" w16cid:durableId="2416ECC5"/>
  <w16cid:commentId w16cid:paraId="181FFACE" w16cid:durableId="2FB00DA8"/>
  <w16cid:commentId w16cid:paraId="239E2F63" w16cid:durableId="17FDF993"/>
  <w16cid:commentId w16cid:paraId="4DF2F621" w16cid:durableId="3BA52C12"/>
  <w16cid:commentId w16cid:paraId="3150D2AC" w16cid:durableId="1AC76DA7"/>
  <w16cid:commentId w16cid:paraId="3654170D" w16cid:durableId="37E08824"/>
  <w16cid:commentId w16cid:paraId="0A850AAD" w16cid:durableId="650D120D"/>
  <w16cid:commentId w16cid:paraId="6591AA34" w16cid:durableId="11CB7DCE"/>
  <w16cid:commentId w16cid:paraId="22CE7003" w16cid:durableId="12F1C22C"/>
  <w16cid:commentId w16cid:paraId="51C50D16" w16cid:durableId="16A7A714"/>
  <w16cid:commentId w16cid:paraId="4EF4B77F" w16cid:durableId="745D2AD9"/>
  <w16cid:commentId w16cid:paraId="55A98154" w16cid:durableId="79ACB306"/>
  <w16cid:commentId w16cid:paraId="0AAC58A3" w16cid:durableId="6A64B186"/>
  <w16cid:commentId w16cid:paraId="05235173" w16cid:durableId="6B5491C3"/>
  <w16cid:commentId w16cid:paraId="622A8013" w16cid:durableId="3795662A"/>
  <w16cid:commentId w16cid:paraId="216B7F70" w16cid:durableId="24E13C1E"/>
  <w16cid:commentId w16cid:paraId="2970CE90" w16cid:durableId="5AD2DEAA"/>
  <w16cid:commentId w16cid:paraId="6B678DFE" w16cid:durableId="1E5A6013"/>
  <w16cid:commentId w16cid:paraId="2CA16783" w16cid:durableId="447F6863"/>
  <w16cid:commentId w16cid:paraId="655A0303" w16cid:durableId="280803C7"/>
  <w16cid:commentId w16cid:paraId="5988BAF4" w16cid:durableId="7EAB4D03"/>
  <w16cid:commentId w16cid:paraId="0B5C0066" w16cid:durableId="1A3CF9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A0BC5" w14:textId="77777777" w:rsidR="00500666" w:rsidRDefault="00500666" w:rsidP="00CE6E4F">
      <w:pPr>
        <w:spacing w:after="0" w:line="240" w:lineRule="auto"/>
      </w:pPr>
      <w:r>
        <w:separator/>
      </w:r>
    </w:p>
  </w:endnote>
  <w:endnote w:type="continuationSeparator" w:id="0">
    <w:p w14:paraId="4B902A04" w14:textId="77777777" w:rsidR="00500666" w:rsidRDefault="00500666" w:rsidP="00CE6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Verdan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A7AF" w14:textId="77777777" w:rsidR="00B878FE" w:rsidRPr="004B0D9C" w:rsidRDefault="00B878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24761"/>
      <w:docPartObj>
        <w:docPartGallery w:val="Page Numbers (Bottom of Page)"/>
        <w:docPartUnique/>
      </w:docPartObj>
    </w:sdtPr>
    <w:sdtEndPr>
      <w:rPr>
        <w:noProof/>
      </w:rPr>
    </w:sdtEndPr>
    <w:sdtContent>
      <w:p w14:paraId="04EABE61" w14:textId="50B3AFD8" w:rsidR="00B878FE" w:rsidRDefault="00445FC3">
        <w:pPr>
          <w:pStyle w:val="Footer"/>
          <w:jc w:val="right"/>
        </w:pPr>
        <w:r>
          <w:fldChar w:fldCharType="begin"/>
        </w:r>
        <w:r>
          <w:instrText xml:space="preserve"> PAGE   \* MERGEFORMAT </w:instrText>
        </w:r>
        <w:r>
          <w:fldChar w:fldCharType="separate"/>
        </w:r>
        <w:r w:rsidR="000344DF">
          <w:rPr>
            <w:noProof/>
          </w:rPr>
          <w:t>2</w:t>
        </w:r>
        <w:r>
          <w:rPr>
            <w:noProof/>
          </w:rPr>
          <w:fldChar w:fldCharType="end"/>
        </w:r>
      </w:p>
    </w:sdtContent>
  </w:sdt>
  <w:p w14:paraId="3C963E98" w14:textId="77777777" w:rsidR="00B878FE" w:rsidRPr="00417597" w:rsidRDefault="00B878FE">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6CE46" w14:textId="77777777" w:rsidR="00500666" w:rsidRDefault="00500666" w:rsidP="00CE6E4F">
      <w:pPr>
        <w:spacing w:after="0" w:line="240" w:lineRule="auto"/>
      </w:pPr>
      <w:r>
        <w:separator/>
      </w:r>
    </w:p>
  </w:footnote>
  <w:footnote w:type="continuationSeparator" w:id="0">
    <w:p w14:paraId="613A2560" w14:textId="77777777" w:rsidR="00500666" w:rsidRDefault="00500666" w:rsidP="00CE6E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10792"/>
    <w:multiLevelType w:val="hybridMultilevel"/>
    <w:tmpl w:val="9A9CE886"/>
    <w:lvl w:ilvl="0" w:tplc="82383556">
      <w:numFmt w:val="bullet"/>
      <w:lvlText w:val="-"/>
      <w:lvlJc w:val="left"/>
      <w:pPr>
        <w:ind w:left="720" w:hanging="360"/>
      </w:pPr>
      <w:rPr>
        <w:rFonts w:ascii="Times New Roman" w:eastAsiaTheme="minorHAnsi" w:hAnsi="Times New Roman" w:cs="Times New Roman"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34DC2CE2"/>
    <w:multiLevelType w:val="hybridMultilevel"/>
    <w:tmpl w:val="8516FF58"/>
    <w:lvl w:ilvl="0" w:tplc="F848A2C2">
      <w:numFmt w:val="bullet"/>
      <w:lvlText w:val="-"/>
      <w:lvlJc w:val="left"/>
      <w:pPr>
        <w:ind w:left="720" w:hanging="360"/>
      </w:pPr>
      <w:rPr>
        <w:rFonts w:ascii="Times New Roman" w:eastAsiaTheme="minorHAnsi" w:hAnsi="Times New Roman" w:cs="Times New Roman"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4E612B52"/>
    <w:multiLevelType w:val="hybridMultilevel"/>
    <w:tmpl w:val="380A63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D884881"/>
    <w:multiLevelType w:val="hybridMultilevel"/>
    <w:tmpl w:val="D8F4BB1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5645CA6"/>
    <w:multiLevelType w:val="hybridMultilevel"/>
    <w:tmpl w:val="B30C45F4"/>
    <w:lvl w:ilvl="0" w:tplc="6FE886C4">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001537414">
    <w:abstractNumId w:val="1"/>
  </w:num>
  <w:num w:numId="2" w16cid:durableId="1801532357">
    <w:abstractNumId w:val="0"/>
  </w:num>
  <w:num w:numId="3" w16cid:durableId="693531077">
    <w:abstractNumId w:val="3"/>
  </w:num>
  <w:num w:numId="4" w16cid:durableId="471096479">
    <w:abstractNumId w:val="2"/>
  </w:num>
  <w:num w:numId="5" w16cid:durableId="72164154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vek Kanwar">
    <w15:presenceInfo w15:providerId="AD" w15:userId="S::vivek.kanwar@stud.ki.se::cd2de622-e6c4-46da-b71e-e40c050d0bb4"/>
  </w15:person>
  <w15:person w15:author="Martin Gerdin Wärnberg">
    <w15:presenceInfo w15:providerId="AD" w15:userId="S::martin.gerdin@ki.se::77153f61-4c5f-462a-acd4-483a5c64ba16"/>
  </w15:person>
  <w15:person w15:author="Cesare Patrone">
    <w15:presenceInfo w15:providerId="AD" w15:userId="S::cesare.patrone@ki.se::cb9441ba-13cb-40fc-8d8f-5b6af47e18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activeWritingStyle w:appName="MSWord" w:lang="en-GB" w:vendorID="64" w:dllVersion="0" w:nlCheck="1" w:checkStyle="0"/>
  <w:activeWritingStyle w:appName="MSWord" w:lang="sv-SE" w:vendorID="64" w:dllVersion="0" w:nlCheck="1" w:checkStyle="0"/>
  <w:activeWritingStyle w:appName="MSWord" w:lang="en-US" w:vendorID="64" w:dllVersion="0" w:nlCheck="1" w:checkStyle="0"/>
  <w:activeWritingStyle w:appName="MSWord" w:lang="en-CA" w:vendorID="64" w:dllVersion="0" w:nlCheck="1" w:checkStyle="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37D"/>
    <w:rsid w:val="00004D70"/>
    <w:rsid w:val="00006525"/>
    <w:rsid w:val="000108E6"/>
    <w:rsid w:val="00017EC1"/>
    <w:rsid w:val="00021DA5"/>
    <w:rsid w:val="00024060"/>
    <w:rsid w:val="000240AB"/>
    <w:rsid w:val="00030361"/>
    <w:rsid w:val="00031BD1"/>
    <w:rsid w:val="00032771"/>
    <w:rsid w:val="000344DF"/>
    <w:rsid w:val="000414D7"/>
    <w:rsid w:val="00042CAE"/>
    <w:rsid w:val="00045A59"/>
    <w:rsid w:val="00046724"/>
    <w:rsid w:val="00046948"/>
    <w:rsid w:val="0005577B"/>
    <w:rsid w:val="00062CC6"/>
    <w:rsid w:val="0006784A"/>
    <w:rsid w:val="000702D8"/>
    <w:rsid w:val="00073F57"/>
    <w:rsid w:val="0007440B"/>
    <w:rsid w:val="000767F3"/>
    <w:rsid w:val="00076C56"/>
    <w:rsid w:val="00077318"/>
    <w:rsid w:val="00077DF9"/>
    <w:rsid w:val="0008204A"/>
    <w:rsid w:val="000827D7"/>
    <w:rsid w:val="0008338E"/>
    <w:rsid w:val="000907BD"/>
    <w:rsid w:val="00090FB5"/>
    <w:rsid w:val="000A1E95"/>
    <w:rsid w:val="000B3929"/>
    <w:rsid w:val="000B696C"/>
    <w:rsid w:val="000D2768"/>
    <w:rsid w:val="000D4185"/>
    <w:rsid w:val="000E0016"/>
    <w:rsid w:val="000E0C3C"/>
    <w:rsid w:val="000E72A9"/>
    <w:rsid w:val="00107F60"/>
    <w:rsid w:val="001130BB"/>
    <w:rsid w:val="001147B3"/>
    <w:rsid w:val="001179A4"/>
    <w:rsid w:val="0012267C"/>
    <w:rsid w:val="00122888"/>
    <w:rsid w:val="0012465E"/>
    <w:rsid w:val="001249C8"/>
    <w:rsid w:val="00124F2E"/>
    <w:rsid w:val="0012503A"/>
    <w:rsid w:val="00125A13"/>
    <w:rsid w:val="00127930"/>
    <w:rsid w:val="001336DB"/>
    <w:rsid w:val="0014476E"/>
    <w:rsid w:val="001533E5"/>
    <w:rsid w:val="001659AC"/>
    <w:rsid w:val="0017195F"/>
    <w:rsid w:val="00180AA8"/>
    <w:rsid w:val="00194B60"/>
    <w:rsid w:val="001A1034"/>
    <w:rsid w:val="001A3344"/>
    <w:rsid w:val="001A37DD"/>
    <w:rsid w:val="001A4F4A"/>
    <w:rsid w:val="001A6A33"/>
    <w:rsid w:val="001B2042"/>
    <w:rsid w:val="001B39BC"/>
    <w:rsid w:val="001B5363"/>
    <w:rsid w:val="001C0918"/>
    <w:rsid w:val="001C3ECF"/>
    <w:rsid w:val="001C4032"/>
    <w:rsid w:val="001C673E"/>
    <w:rsid w:val="001E0543"/>
    <w:rsid w:val="001E2AB1"/>
    <w:rsid w:val="001E5DB8"/>
    <w:rsid w:val="001E689F"/>
    <w:rsid w:val="001E71B8"/>
    <w:rsid w:val="001E71F9"/>
    <w:rsid w:val="001F03BC"/>
    <w:rsid w:val="00202B4E"/>
    <w:rsid w:val="002032C5"/>
    <w:rsid w:val="002035B9"/>
    <w:rsid w:val="00207439"/>
    <w:rsid w:val="00212BF0"/>
    <w:rsid w:val="00213343"/>
    <w:rsid w:val="002173DE"/>
    <w:rsid w:val="002213D4"/>
    <w:rsid w:val="00222E5C"/>
    <w:rsid w:val="00224C09"/>
    <w:rsid w:val="00225407"/>
    <w:rsid w:val="00233E83"/>
    <w:rsid w:val="0023461D"/>
    <w:rsid w:val="00244CFE"/>
    <w:rsid w:val="00246F44"/>
    <w:rsid w:val="002541D6"/>
    <w:rsid w:val="002562E3"/>
    <w:rsid w:val="002610A7"/>
    <w:rsid w:val="00267978"/>
    <w:rsid w:val="002771FF"/>
    <w:rsid w:val="00282573"/>
    <w:rsid w:val="00282C93"/>
    <w:rsid w:val="0028441F"/>
    <w:rsid w:val="00292F94"/>
    <w:rsid w:val="00295CEE"/>
    <w:rsid w:val="002A32CC"/>
    <w:rsid w:val="002A59AC"/>
    <w:rsid w:val="002A6336"/>
    <w:rsid w:val="002B111B"/>
    <w:rsid w:val="002B2928"/>
    <w:rsid w:val="002B5BA5"/>
    <w:rsid w:val="002B5DB9"/>
    <w:rsid w:val="002B77F9"/>
    <w:rsid w:val="002C5567"/>
    <w:rsid w:val="002C5764"/>
    <w:rsid w:val="002C5C41"/>
    <w:rsid w:val="002D2355"/>
    <w:rsid w:val="002E179F"/>
    <w:rsid w:val="002E36B6"/>
    <w:rsid w:val="002E673B"/>
    <w:rsid w:val="002F1364"/>
    <w:rsid w:val="002F324C"/>
    <w:rsid w:val="002F589A"/>
    <w:rsid w:val="003076BA"/>
    <w:rsid w:val="0032137D"/>
    <w:rsid w:val="003225A8"/>
    <w:rsid w:val="0032698C"/>
    <w:rsid w:val="00327288"/>
    <w:rsid w:val="00332F58"/>
    <w:rsid w:val="003331F7"/>
    <w:rsid w:val="00336AB7"/>
    <w:rsid w:val="003426BF"/>
    <w:rsid w:val="00344477"/>
    <w:rsid w:val="00356FB7"/>
    <w:rsid w:val="0036104E"/>
    <w:rsid w:val="0036686E"/>
    <w:rsid w:val="003745FF"/>
    <w:rsid w:val="003838E3"/>
    <w:rsid w:val="00386D58"/>
    <w:rsid w:val="00390CA5"/>
    <w:rsid w:val="00394491"/>
    <w:rsid w:val="00394E24"/>
    <w:rsid w:val="00395305"/>
    <w:rsid w:val="0039544F"/>
    <w:rsid w:val="0039782A"/>
    <w:rsid w:val="003A1160"/>
    <w:rsid w:val="003A32CC"/>
    <w:rsid w:val="003A48D2"/>
    <w:rsid w:val="003A5F40"/>
    <w:rsid w:val="003A60CD"/>
    <w:rsid w:val="003A6821"/>
    <w:rsid w:val="003B0434"/>
    <w:rsid w:val="003B29C3"/>
    <w:rsid w:val="003B7B97"/>
    <w:rsid w:val="003C3754"/>
    <w:rsid w:val="003C4A43"/>
    <w:rsid w:val="003C54A3"/>
    <w:rsid w:val="003C5F6E"/>
    <w:rsid w:val="003D3F33"/>
    <w:rsid w:val="003D717B"/>
    <w:rsid w:val="003E0109"/>
    <w:rsid w:val="003E2915"/>
    <w:rsid w:val="003E605C"/>
    <w:rsid w:val="003E7148"/>
    <w:rsid w:val="003E7287"/>
    <w:rsid w:val="00400DFC"/>
    <w:rsid w:val="00401E27"/>
    <w:rsid w:val="004065EE"/>
    <w:rsid w:val="004102A3"/>
    <w:rsid w:val="00410D8A"/>
    <w:rsid w:val="004117A7"/>
    <w:rsid w:val="00417597"/>
    <w:rsid w:val="00422517"/>
    <w:rsid w:val="0042356C"/>
    <w:rsid w:val="00430137"/>
    <w:rsid w:val="00432360"/>
    <w:rsid w:val="004336DD"/>
    <w:rsid w:val="00435AB4"/>
    <w:rsid w:val="00437F98"/>
    <w:rsid w:val="00445F97"/>
    <w:rsid w:val="00445FC3"/>
    <w:rsid w:val="004570D2"/>
    <w:rsid w:val="00461909"/>
    <w:rsid w:val="004630F4"/>
    <w:rsid w:val="00466F6F"/>
    <w:rsid w:val="004702FE"/>
    <w:rsid w:val="004738E4"/>
    <w:rsid w:val="0047575D"/>
    <w:rsid w:val="004823BD"/>
    <w:rsid w:val="00482594"/>
    <w:rsid w:val="00493756"/>
    <w:rsid w:val="0049712D"/>
    <w:rsid w:val="004A1215"/>
    <w:rsid w:val="004A2715"/>
    <w:rsid w:val="004A49B5"/>
    <w:rsid w:val="004A7AF8"/>
    <w:rsid w:val="004B0D9C"/>
    <w:rsid w:val="004B2110"/>
    <w:rsid w:val="004B247B"/>
    <w:rsid w:val="004C6541"/>
    <w:rsid w:val="004D70A9"/>
    <w:rsid w:val="004E3F16"/>
    <w:rsid w:val="004F21CE"/>
    <w:rsid w:val="004F7FBB"/>
    <w:rsid w:val="005005FE"/>
    <w:rsid w:val="00500666"/>
    <w:rsid w:val="00503DD7"/>
    <w:rsid w:val="00504658"/>
    <w:rsid w:val="005120DC"/>
    <w:rsid w:val="005227D4"/>
    <w:rsid w:val="0052515F"/>
    <w:rsid w:val="00526E46"/>
    <w:rsid w:val="005357C5"/>
    <w:rsid w:val="00541652"/>
    <w:rsid w:val="00547FF0"/>
    <w:rsid w:val="0055244D"/>
    <w:rsid w:val="00561CB9"/>
    <w:rsid w:val="005715A1"/>
    <w:rsid w:val="005731CC"/>
    <w:rsid w:val="005739B8"/>
    <w:rsid w:val="00574433"/>
    <w:rsid w:val="005812A6"/>
    <w:rsid w:val="00584475"/>
    <w:rsid w:val="00585E91"/>
    <w:rsid w:val="00591ACF"/>
    <w:rsid w:val="0059360E"/>
    <w:rsid w:val="00595376"/>
    <w:rsid w:val="00595A1C"/>
    <w:rsid w:val="005A1F36"/>
    <w:rsid w:val="005A2874"/>
    <w:rsid w:val="005A5365"/>
    <w:rsid w:val="005A653B"/>
    <w:rsid w:val="005C05D4"/>
    <w:rsid w:val="005C6E59"/>
    <w:rsid w:val="005D0B33"/>
    <w:rsid w:val="005D0EE0"/>
    <w:rsid w:val="005D1AFE"/>
    <w:rsid w:val="005D3119"/>
    <w:rsid w:val="005D3752"/>
    <w:rsid w:val="005D3C1C"/>
    <w:rsid w:val="005D6E1F"/>
    <w:rsid w:val="005E564C"/>
    <w:rsid w:val="005F1EFA"/>
    <w:rsid w:val="00600F6E"/>
    <w:rsid w:val="00604689"/>
    <w:rsid w:val="006103D5"/>
    <w:rsid w:val="006140B1"/>
    <w:rsid w:val="00617206"/>
    <w:rsid w:val="006269EA"/>
    <w:rsid w:val="00626D2A"/>
    <w:rsid w:val="00627E6A"/>
    <w:rsid w:val="0064126E"/>
    <w:rsid w:val="0064411C"/>
    <w:rsid w:val="0064668D"/>
    <w:rsid w:val="006613CF"/>
    <w:rsid w:val="00662501"/>
    <w:rsid w:val="006628C5"/>
    <w:rsid w:val="00663C60"/>
    <w:rsid w:val="00663E9A"/>
    <w:rsid w:val="00664DA4"/>
    <w:rsid w:val="006667C4"/>
    <w:rsid w:val="00684C3C"/>
    <w:rsid w:val="00690EA4"/>
    <w:rsid w:val="006A12E7"/>
    <w:rsid w:val="006A2942"/>
    <w:rsid w:val="006A640F"/>
    <w:rsid w:val="006B4B56"/>
    <w:rsid w:val="006D1764"/>
    <w:rsid w:val="006D7733"/>
    <w:rsid w:val="006D7F61"/>
    <w:rsid w:val="006E05CE"/>
    <w:rsid w:val="006E0DB4"/>
    <w:rsid w:val="006E16E2"/>
    <w:rsid w:val="006E2E87"/>
    <w:rsid w:val="006E4113"/>
    <w:rsid w:val="006E6276"/>
    <w:rsid w:val="006F238A"/>
    <w:rsid w:val="006F7870"/>
    <w:rsid w:val="00704986"/>
    <w:rsid w:val="0071204F"/>
    <w:rsid w:val="00712D8E"/>
    <w:rsid w:val="00723617"/>
    <w:rsid w:val="00735A5A"/>
    <w:rsid w:val="00751AF5"/>
    <w:rsid w:val="00751E5F"/>
    <w:rsid w:val="007522A9"/>
    <w:rsid w:val="00762C64"/>
    <w:rsid w:val="007766D3"/>
    <w:rsid w:val="00776C17"/>
    <w:rsid w:val="007813D7"/>
    <w:rsid w:val="00781E31"/>
    <w:rsid w:val="00791D52"/>
    <w:rsid w:val="00791E80"/>
    <w:rsid w:val="00792611"/>
    <w:rsid w:val="00795C8E"/>
    <w:rsid w:val="007A1D12"/>
    <w:rsid w:val="007A4601"/>
    <w:rsid w:val="007A4B47"/>
    <w:rsid w:val="007A7366"/>
    <w:rsid w:val="007B209D"/>
    <w:rsid w:val="007B5C4A"/>
    <w:rsid w:val="007B718F"/>
    <w:rsid w:val="007C6AD0"/>
    <w:rsid w:val="007D2785"/>
    <w:rsid w:val="007D380F"/>
    <w:rsid w:val="007D6C56"/>
    <w:rsid w:val="007E712E"/>
    <w:rsid w:val="007F0F4F"/>
    <w:rsid w:val="007F7E4B"/>
    <w:rsid w:val="008036EA"/>
    <w:rsid w:val="00805242"/>
    <w:rsid w:val="00807A16"/>
    <w:rsid w:val="00814FA5"/>
    <w:rsid w:val="008162BA"/>
    <w:rsid w:val="008225F7"/>
    <w:rsid w:val="008249B1"/>
    <w:rsid w:val="008300BF"/>
    <w:rsid w:val="00832758"/>
    <w:rsid w:val="00833141"/>
    <w:rsid w:val="00833F7D"/>
    <w:rsid w:val="00833FBE"/>
    <w:rsid w:val="00834926"/>
    <w:rsid w:val="008429ED"/>
    <w:rsid w:val="00845209"/>
    <w:rsid w:val="008522C0"/>
    <w:rsid w:val="00855A7A"/>
    <w:rsid w:val="0085760F"/>
    <w:rsid w:val="00860EC1"/>
    <w:rsid w:val="00861853"/>
    <w:rsid w:val="008774FE"/>
    <w:rsid w:val="00881B71"/>
    <w:rsid w:val="00882199"/>
    <w:rsid w:val="008839F3"/>
    <w:rsid w:val="00883AED"/>
    <w:rsid w:val="00893962"/>
    <w:rsid w:val="0089470E"/>
    <w:rsid w:val="008A71B8"/>
    <w:rsid w:val="008B046E"/>
    <w:rsid w:val="008B3B2C"/>
    <w:rsid w:val="008B3E55"/>
    <w:rsid w:val="008B3EB1"/>
    <w:rsid w:val="008B5E66"/>
    <w:rsid w:val="008B7E80"/>
    <w:rsid w:val="008C2393"/>
    <w:rsid w:val="008C40BD"/>
    <w:rsid w:val="008C6C9F"/>
    <w:rsid w:val="008D4936"/>
    <w:rsid w:val="008D705C"/>
    <w:rsid w:val="008E1C4A"/>
    <w:rsid w:val="008E3097"/>
    <w:rsid w:val="008F0358"/>
    <w:rsid w:val="008F09AA"/>
    <w:rsid w:val="008F307F"/>
    <w:rsid w:val="008F3CA4"/>
    <w:rsid w:val="008F73B6"/>
    <w:rsid w:val="009018E5"/>
    <w:rsid w:val="00902734"/>
    <w:rsid w:val="0090761A"/>
    <w:rsid w:val="0090761F"/>
    <w:rsid w:val="00920B10"/>
    <w:rsid w:val="00920E83"/>
    <w:rsid w:val="00922C6D"/>
    <w:rsid w:val="009244C8"/>
    <w:rsid w:val="00930355"/>
    <w:rsid w:val="00930428"/>
    <w:rsid w:val="00930786"/>
    <w:rsid w:val="00934B13"/>
    <w:rsid w:val="00936DAF"/>
    <w:rsid w:val="00937955"/>
    <w:rsid w:val="00944893"/>
    <w:rsid w:val="009502A6"/>
    <w:rsid w:val="00950E1C"/>
    <w:rsid w:val="00951DD9"/>
    <w:rsid w:val="00955B7F"/>
    <w:rsid w:val="00965229"/>
    <w:rsid w:val="009729A2"/>
    <w:rsid w:val="00974A1A"/>
    <w:rsid w:val="00974ACA"/>
    <w:rsid w:val="009847FB"/>
    <w:rsid w:val="00984BEF"/>
    <w:rsid w:val="00984EBF"/>
    <w:rsid w:val="00985AAC"/>
    <w:rsid w:val="00985AD2"/>
    <w:rsid w:val="00986C5A"/>
    <w:rsid w:val="009930FD"/>
    <w:rsid w:val="009A545F"/>
    <w:rsid w:val="009B6160"/>
    <w:rsid w:val="009B6686"/>
    <w:rsid w:val="009B6E7A"/>
    <w:rsid w:val="009C650B"/>
    <w:rsid w:val="009D17C4"/>
    <w:rsid w:val="009D3336"/>
    <w:rsid w:val="009D5166"/>
    <w:rsid w:val="009D6FE3"/>
    <w:rsid w:val="009E506C"/>
    <w:rsid w:val="009E76C2"/>
    <w:rsid w:val="009F2413"/>
    <w:rsid w:val="009F6814"/>
    <w:rsid w:val="009F72A7"/>
    <w:rsid w:val="00A23517"/>
    <w:rsid w:val="00A24B02"/>
    <w:rsid w:val="00A2762E"/>
    <w:rsid w:val="00A33559"/>
    <w:rsid w:val="00A344A8"/>
    <w:rsid w:val="00A352EE"/>
    <w:rsid w:val="00A40633"/>
    <w:rsid w:val="00A476E3"/>
    <w:rsid w:val="00A51AF1"/>
    <w:rsid w:val="00A51F56"/>
    <w:rsid w:val="00A52386"/>
    <w:rsid w:val="00A52EB5"/>
    <w:rsid w:val="00A56493"/>
    <w:rsid w:val="00A57D7F"/>
    <w:rsid w:val="00A61E87"/>
    <w:rsid w:val="00A82068"/>
    <w:rsid w:val="00A85A75"/>
    <w:rsid w:val="00A86993"/>
    <w:rsid w:val="00AA1832"/>
    <w:rsid w:val="00AA591B"/>
    <w:rsid w:val="00AA645D"/>
    <w:rsid w:val="00AA69D7"/>
    <w:rsid w:val="00AB1D14"/>
    <w:rsid w:val="00AB615B"/>
    <w:rsid w:val="00AC159C"/>
    <w:rsid w:val="00AC4860"/>
    <w:rsid w:val="00AD4DBB"/>
    <w:rsid w:val="00AE08BF"/>
    <w:rsid w:val="00AE3191"/>
    <w:rsid w:val="00AF505C"/>
    <w:rsid w:val="00B009DE"/>
    <w:rsid w:val="00B05324"/>
    <w:rsid w:val="00B05DE9"/>
    <w:rsid w:val="00B11AB3"/>
    <w:rsid w:val="00B12464"/>
    <w:rsid w:val="00B14C96"/>
    <w:rsid w:val="00B17858"/>
    <w:rsid w:val="00B20D3F"/>
    <w:rsid w:val="00B2501B"/>
    <w:rsid w:val="00B272A6"/>
    <w:rsid w:val="00B333BB"/>
    <w:rsid w:val="00B35C91"/>
    <w:rsid w:val="00B37A9F"/>
    <w:rsid w:val="00B37D39"/>
    <w:rsid w:val="00B4238D"/>
    <w:rsid w:val="00B43C22"/>
    <w:rsid w:val="00B47771"/>
    <w:rsid w:val="00B5007E"/>
    <w:rsid w:val="00B52BB7"/>
    <w:rsid w:val="00B5493E"/>
    <w:rsid w:val="00B6235C"/>
    <w:rsid w:val="00B6541B"/>
    <w:rsid w:val="00B65757"/>
    <w:rsid w:val="00B815AB"/>
    <w:rsid w:val="00B81FB4"/>
    <w:rsid w:val="00B84054"/>
    <w:rsid w:val="00B84378"/>
    <w:rsid w:val="00B86F78"/>
    <w:rsid w:val="00B878FE"/>
    <w:rsid w:val="00B946A7"/>
    <w:rsid w:val="00BA4024"/>
    <w:rsid w:val="00BA5BF7"/>
    <w:rsid w:val="00BA5C93"/>
    <w:rsid w:val="00BB29F4"/>
    <w:rsid w:val="00BB2CB2"/>
    <w:rsid w:val="00BB321C"/>
    <w:rsid w:val="00BB5098"/>
    <w:rsid w:val="00BC3F49"/>
    <w:rsid w:val="00BE15DB"/>
    <w:rsid w:val="00BE1683"/>
    <w:rsid w:val="00BE4B2B"/>
    <w:rsid w:val="00BF0A27"/>
    <w:rsid w:val="00BF1C71"/>
    <w:rsid w:val="00BF5059"/>
    <w:rsid w:val="00C01A1F"/>
    <w:rsid w:val="00C04346"/>
    <w:rsid w:val="00C0551D"/>
    <w:rsid w:val="00C06870"/>
    <w:rsid w:val="00C13D91"/>
    <w:rsid w:val="00C15D04"/>
    <w:rsid w:val="00C16BA0"/>
    <w:rsid w:val="00C20765"/>
    <w:rsid w:val="00C32356"/>
    <w:rsid w:val="00C3753A"/>
    <w:rsid w:val="00C50B73"/>
    <w:rsid w:val="00C5365A"/>
    <w:rsid w:val="00C6028A"/>
    <w:rsid w:val="00C62C29"/>
    <w:rsid w:val="00C62C58"/>
    <w:rsid w:val="00C7648E"/>
    <w:rsid w:val="00C860D8"/>
    <w:rsid w:val="00C93969"/>
    <w:rsid w:val="00C9662B"/>
    <w:rsid w:val="00CA3187"/>
    <w:rsid w:val="00CA5867"/>
    <w:rsid w:val="00CA5F8F"/>
    <w:rsid w:val="00CB6AC1"/>
    <w:rsid w:val="00CC027C"/>
    <w:rsid w:val="00CD2E06"/>
    <w:rsid w:val="00CD38F5"/>
    <w:rsid w:val="00CE033C"/>
    <w:rsid w:val="00CE3CB1"/>
    <w:rsid w:val="00CE6E4F"/>
    <w:rsid w:val="00CF0297"/>
    <w:rsid w:val="00CF3E81"/>
    <w:rsid w:val="00CF6D7F"/>
    <w:rsid w:val="00D01231"/>
    <w:rsid w:val="00D01CC4"/>
    <w:rsid w:val="00D036E6"/>
    <w:rsid w:val="00D06AD5"/>
    <w:rsid w:val="00D11A90"/>
    <w:rsid w:val="00D16674"/>
    <w:rsid w:val="00D24781"/>
    <w:rsid w:val="00D25CD3"/>
    <w:rsid w:val="00D2606E"/>
    <w:rsid w:val="00D30C45"/>
    <w:rsid w:val="00D31871"/>
    <w:rsid w:val="00D318A7"/>
    <w:rsid w:val="00D336F5"/>
    <w:rsid w:val="00D4422C"/>
    <w:rsid w:val="00D45785"/>
    <w:rsid w:val="00D50002"/>
    <w:rsid w:val="00D5065C"/>
    <w:rsid w:val="00D5244B"/>
    <w:rsid w:val="00D53091"/>
    <w:rsid w:val="00D54188"/>
    <w:rsid w:val="00D557B7"/>
    <w:rsid w:val="00D57360"/>
    <w:rsid w:val="00D6692B"/>
    <w:rsid w:val="00D7479A"/>
    <w:rsid w:val="00D77B96"/>
    <w:rsid w:val="00D82BD8"/>
    <w:rsid w:val="00D90619"/>
    <w:rsid w:val="00D92262"/>
    <w:rsid w:val="00DA2C9A"/>
    <w:rsid w:val="00DA4D1A"/>
    <w:rsid w:val="00DB7166"/>
    <w:rsid w:val="00DB781B"/>
    <w:rsid w:val="00DC5CFE"/>
    <w:rsid w:val="00DD412A"/>
    <w:rsid w:val="00DE0309"/>
    <w:rsid w:val="00DE03DB"/>
    <w:rsid w:val="00DE38EE"/>
    <w:rsid w:val="00DF14C7"/>
    <w:rsid w:val="00DF620A"/>
    <w:rsid w:val="00DF66C6"/>
    <w:rsid w:val="00DF7370"/>
    <w:rsid w:val="00E01B0D"/>
    <w:rsid w:val="00E10EE1"/>
    <w:rsid w:val="00E14747"/>
    <w:rsid w:val="00E16AF0"/>
    <w:rsid w:val="00E24D4A"/>
    <w:rsid w:val="00E25F98"/>
    <w:rsid w:val="00E34213"/>
    <w:rsid w:val="00E36D4B"/>
    <w:rsid w:val="00E41A48"/>
    <w:rsid w:val="00E53157"/>
    <w:rsid w:val="00E6117A"/>
    <w:rsid w:val="00E63B35"/>
    <w:rsid w:val="00E73616"/>
    <w:rsid w:val="00E7480D"/>
    <w:rsid w:val="00E8209F"/>
    <w:rsid w:val="00E84EB7"/>
    <w:rsid w:val="00E86F7D"/>
    <w:rsid w:val="00EA238C"/>
    <w:rsid w:val="00EA3FF7"/>
    <w:rsid w:val="00EB3980"/>
    <w:rsid w:val="00EB5478"/>
    <w:rsid w:val="00EC05E9"/>
    <w:rsid w:val="00EC0CD2"/>
    <w:rsid w:val="00EC1F6C"/>
    <w:rsid w:val="00EC7371"/>
    <w:rsid w:val="00EC7A50"/>
    <w:rsid w:val="00ED3F35"/>
    <w:rsid w:val="00ED47D7"/>
    <w:rsid w:val="00ED723F"/>
    <w:rsid w:val="00EE3E14"/>
    <w:rsid w:val="00EF00D4"/>
    <w:rsid w:val="00EF22DC"/>
    <w:rsid w:val="00EF5B7B"/>
    <w:rsid w:val="00F02B7D"/>
    <w:rsid w:val="00F0417E"/>
    <w:rsid w:val="00F06539"/>
    <w:rsid w:val="00F12F88"/>
    <w:rsid w:val="00F1523A"/>
    <w:rsid w:val="00F22EEB"/>
    <w:rsid w:val="00F303BE"/>
    <w:rsid w:val="00F33CA3"/>
    <w:rsid w:val="00F35299"/>
    <w:rsid w:val="00F355F6"/>
    <w:rsid w:val="00F47CAD"/>
    <w:rsid w:val="00F51259"/>
    <w:rsid w:val="00F54139"/>
    <w:rsid w:val="00F5628B"/>
    <w:rsid w:val="00F62A0B"/>
    <w:rsid w:val="00F66AD9"/>
    <w:rsid w:val="00F838B5"/>
    <w:rsid w:val="00F8473E"/>
    <w:rsid w:val="00F85391"/>
    <w:rsid w:val="00F86A87"/>
    <w:rsid w:val="00F94901"/>
    <w:rsid w:val="00F97F1D"/>
    <w:rsid w:val="00FA25EC"/>
    <w:rsid w:val="00FA4483"/>
    <w:rsid w:val="00FB15C8"/>
    <w:rsid w:val="00FD02B3"/>
    <w:rsid w:val="00FD6EB1"/>
    <w:rsid w:val="00FD7FA8"/>
    <w:rsid w:val="00FF56A7"/>
    <w:rsid w:val="00FF764E"/>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ACA79F"/>
  <w15:docId w15:val="{98A5BC5F-D6F3-3A4A-B78B-1C3F85DDA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4139"/>
    <w:rPr>
      <w:lang w:val="sv-SE"/>
    </w:rPr>
  </w:style>
  <w:style w:type="paragraph" w:styleId="Heading1">
    <w:name w:val="heading 1"/>
    <w:basedOn w:val="Normal"/>
    <w:next w:val="Normal"/>
    <w:link w:val="Heading1Char"/>
    <w:uiPriority w:val="9"/>
    <w:qFormat/>
    <w:rsid w:val="00B333BB"/>
    <w:pPr>
      <w:keepNext/>
      <w:keepLines/>
      <w:spacing w:after="0" w:line="360" w:lineRule="auto"/>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B333BB"/>
    <w:pPr>
      <w:keepNext/>
      <w:keepLines/>
      <w:spacing w:after="0" w:line="36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B333BB"/>
    <w:pPr>
      <w:spacing w:after="0" w:line="360" w:lineRule="auto"/>
      <w:outlineLvl w:val="2"/>
    </w:pPr>
    <w:rPr>
      <w:i/>
    </w:rPr>
  </w:style>
  <w:style w:type="paragraph" w:styleId="Heading4">
    <w:name w:val="heading 4"/>
    <w:basedOn w:val="Normal"/>
    <w:next w:val="Normal"/>
    <w:link w:val="Heading4Char"/>
    <w:uiPriority w:val="9"/>
    <w:unhideWhenUsed/>
    <w:qFormat/>
    <w:rsid w:val="00B333BB"/>
    <w:pPr>
      <w:keepNext/>
      <w:keepLines/>
      <w:spacing w:after="0" w:line="360" w:lineRule="auto"/>
      <w:outlineLvl w:val="3"/>
    </w:pPr>
    <w:rPr>
      <w:rFonts w:eastAsiaTheme="majorEastAsia" w:cstheme="majorBidi"/>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333BB"/>
    <w:rPr>
      <w:i/>
    </w:rPr>
  </w:style>
  <w:style w:type="character" w:customStyle="1" w:styleId="Heading4Char">
    <w:name w:val="Heading 4 Char"/>
    <w:basedOn w:val="DefaultParagraphFont"/>
    <w:link w:val="Heading4"/>
    <w:uiPriority w:val="9"/>
    <w:rsid w:val="00B333BB"/>
    <w:rPr>
      <w:rFonts w:eastAsiaTheme="majorEastAsia" w:cstheme="majorBidi"/>
      <w:bCs/>
      <w:iCs/>
    </w:rPr>
  </w:style>
  <w:style w:type="paragraph" w:styleId="Header">
    <w:name w:val="header"/>
    <w:basedOn w:val="Normal"/>
    <w:link w:val="HeaderChar"/>
    <w:uiPriority w:val="99"/>
    <w:unhideWhenUsed/>
    <w:rsid w:val="00CE6E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E4F"/>
  </w:style>
  <w:style w:type="paragraph" w:styleId="Footer">
    <w:name w:val="footer"/>
    <w:basedOn w:val="Normal"/>
    <w:link w:val="FooterChar"/>
    <w:uiPriority w:val="99"/>
    <w:unhideWhenUsed/>
    <w:rsid w:val="00CE6E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E4F"/>
  </w:style>
  <w:style w:type="character" w:customStyle="1" w:styleId="Heading1Char">
    <w:name w:val="Heading 1 Char"/>
    <w:basedOn w:val="DefaultParagraphFont"/>
    <w:link w:val="Heading1"/>
    <w:uiPriority w:val="9"/>
    <w:rsid w:val="00B333BB"/>
    <w:rPr>
      <w:rFonts w:eastAsiaTheme="majorEastAsia" w:cstheme="majorBidi"/>
      <w:b/>
      <w:bCs/>
      <w:sz w:val="32"/>
      <w:szCs w:val="28"/>
    </w:rPr>
  </w:style>
  <w:style w:type="paragraph" w:styleId="TOCHeading">
    <w:name w:val="TOC Heading"/>
    <w:basedOn w:val="Heading1"/>
    <w:next w:val="Normal"/>
    <w:uiPriority w:val="39"/>
    <w:semiHidden/>
    <w:unhideWhenUsed/>
    <w:qFormat/>
    <w:rsid w:val="00CE6E4F"/>
    <w:pPr>
      <w:outlineLvl w:val="9"/>
    </w:pPr>
    <w:rPr>
      <w:lang w:eastAsia="ja-JP"/>
    </w:rPr>
  </w:style>
  <w:style w:type="paragraph" w:styleId="BalloonText">
    <w:name w:val="Balloon Text"/>
    <w:basedOn w:val="Normal"/>
    <w:link w:val="BalloonTextChar"/>
    <w:uiPriority w:val="99"/>
    <w:semiHidden/>
    <w:unhideWhenUsed/>
    <w:rsid w:val="00ED47D7"/>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ED47D7"/>
    <w:rPr>
      <w:rFonts w:ascii="Tahoma" w:hAnsi="Tahoma" w:cs="Tahoma"/>
      <w:szCs w:val="16"/>
    </w:rPr>
  </w:style>
  <w:style w:type="character" w:customStyle="1" w:styleId="Heading2Char">
    <w:name w:val="Heading 2 Char"/>
    <w:basedOn w:val="DefaultParagraphFont"/>
    <w:link w:val="Heading2"/>
    <w:uiPriority w:val="9"/>
    <w:rsid w:val="00B333BB"/>
    <w:rPr>
      <w:rFonts w:eastAsiaTheme="majorEastAsia" w:cstheme="majorBidi"/>
      <w:b/>
      <w:bCs/>
      <w:sz w:val="28"/>
      <w:szCs w:val="26"/>
    </w:rPr>
  </w:style>
  <w:style w:type="paragraph" w:styleId="TOC1">
    <w:name w:val="toc 1"/>
    <w:basedOn w:val="Normal"/>
    <w:next w:val="Normal"/>
    <w:autoRedefine/>
    <w:uiPriority w:val="39"/>
    <w:unhideWhenUsed/>
    <w:rsid w:val="00A51AF1"/>
    <w:pPr>
      <w:spacing w:after="100"/>
    </w:pPr>
  </w:style>
  <w:style w:type="character" w:styleId="Hyperlink">
    <w:name w:val="Hyperlink"/>
    <w:basedOn w:val="DefaultParagraphFont"/>
    <w:uiPriority w:val="99"/>
    <w:unhideWhenUsed/>
    <w:rsid w:val="00A51AF1"/>
    <w:rPr>
      <w:color w:val="0000FF" w:themeColor="hyperlink"/>
      <w:u w:val="single"/>
    </w:rPr>
  </w:style>
  <w:style w:type="paragraph" w:styleId="Title">
    <w:name w:val="Title"/>
    <w:basedOn w:val="Normal"/>
    <w:next w:val="Normal"/>
    <w:link w:val="TitleChar"/>
    <w:uiPriority w:val="10"/>
    <w:qFormat/>
    <w:rsid w:val="009C650B"/>
    <w:pPr>
      <w:pBdr>
        <w:bottom w:val="single" w:sz="8" w:space="4" w:color="4F81BD" w:themeColor="accent1"/>
      </w:pBdr>
      <w:spacing w:after="300" w:line="240" w:lineRule="auto"/>
      <w:contextualSpacing/>
    </w:pPr>
    <w:rPr>
      <w:rFonts w:eastAsiaTheme="majorEastAsia" w:cstheme="majorBidi"/>
      <w:b/>
      <w:spacing w:val="5"/>
      <w:kern w:val="28"/>
      <w:sz w:val="48"/>
      <w:szCs w:val="52"/>
    </w:rPr>
  </w:style>
  <w:style w:type="character" w:customStyle="1" w:styleId="TitleChar">
    <w:name w:val="Title Char"/>
    <w:basedOn w:val="DefaultParagraphFont"/>
    <w:link w:val="Title"/>
    <w:uiPriority w:val="10"/>
    <w:rsid w:val="009C650B"/>
    <w:rPr>
      <w:rFonts w:ascii="Times New Roman" w:eastAsiaTheme="majorEastAsia" w:hAnsi="Times New Roman" w:cstheme="majorBidi"/>
      <w:b/>
      <w:spacing w:val="5"/>
      <w:kern w:val="28"/>
      <w:sz w:val="48"/>
      <w:szCs w:val="52"/>
    </w:rPr>
  </w:style>
  <w:style w:type="paragraph" w:styleId="Subtitle">
    <w:name w:val="Subtitle"/>
    <w:basedOn w:val="Normal"/>
    <w:next w:val="Normal"/>
    <w:link w:val="SubtitleChar"/>
    <w:uiPriority w:val="11"/>
    <w:qFormat/>
    <w:rsid w:val="009C650B"/>
    <w:pPr>
      <w:numPr>
        <w:ilvl w:val="1"/>
      </w:numPr>
    </w:pPr>
    <w:rPr>
      <w:rFonts w:eastAsiaTheme="majorEastAsia" w:cstheme="majorBidi"/>
      <w:i/>
      <w:iCs/>
      <w:spacing w:val="15"/>
      <w:sz w:val="32"/>
    </w:rPr>
  </w:style>
  <w:style w:type="character" w:customStyle="1" w:styleId="SubtitleChar">
    <w:name w:val="Subtitle Char"/>
    <w:basedOn w:val="DefaultParagraphFont"/>
    <w:link w:val="Subtitle"/>
    <w:uiPriority w:val="11"/>
    <w:rsid w:val="009C650B"/>
    <w:rPr>
      <w:rFonts w:ascii="Times New Roman" w:eastAsiaTheme="majorEastAsia" w:hAnsi="Times New Roman" w:cstheme="majorBidi"/>
      <w:i/>
      <w:iCs/>
      <w:spacing w:val="15"/>
      <w:sz w:val="32"/>
      <w:szCs w:val="24"/>
    </w:rPr>
  </w:style>
  <w:style w:type="character" w:styleId="SubtleEmphasis">
    <w:name w:val="Subtle Emphasis"/>
    <w:aliases w:val="Normal text"/>
    <w:uiPriority w:val="19"/>
    <w:qFormat/>
    <w:rsid w:val="00D54188"/>
    <w:rPr>
      <w:rFonts w:ascii="Times New Roman" w:hAnsi="Times New Roman"/>
      <w:i w:val="0"/>
      <w:iCs/>
      <w:color w:val="auto"/>
      <w:sz w:val="24"/>
    </w:rPr>
  </w:style>
  <w:style w:type="paragraph" w:customStyle="1" w:styleId="Default">
    <w:name w:val="Default"/>
    <w:rsid w:val="00A85A75"/>
    <w:pPr>
      <w:autoSpaceDE w:val="0"/>
      <w:autoSpaceDN w:val="0"/>
      <w:adjustRightInd w:val="0"/>
      <w:spacing w:after="0" w:line="240" w:lineRule="auto"/>
    </w:pPr>
    <w:rPr>
      <w:rFonts w:ascii="Calibri" w:hAnsi="Calibri" w:cs="Calibri"/>
      <w:color w:val="000000"/>
    </w:rPr>
  </w:style>
  <w:style w:type="character" w:styleId="CommentReference">
    <w:name w:val="annotation reference"/>
    <w:basedOn w:val="DefaultParagraphFont"/>
    <w:uiPriority w:val="99"/>
    <w:semiHidden/>
    <w:unhideWhenUsed/>
    <w:rsid w:val="00ED47D7"/>
    <w:rPr>
      <w:sz w:val="16"/>
      <w:szCs w:val="16"/>
    </w:rPr>
  </w:style>
  <w:style w:type="paragraph" w:styleId="CommentText">
    <w:name w:val="annotation text"/>
    <w:basedOn w:val="Normal"/>
    <w:link w:val="CommentTextChar"/>
    <w:uiPriority w:val="99"/>
    <w:semiHidden/>
    <w:unhideWhenUsed/>
    <w:rsid w:val="00ED47D7"/>
    <w:pPr>
      <w:spacing w:line="240" w:lineRule="auto"/>
    </w:pPr>
    <w:rPr>
      <w:sz w:val="20"/>
      <w:szCs w:val="20"/>
    </w:rPr>
  </w:style>
  <w:style w:type="character" w:customStyle="1" w:styleId="CommentTextChar">
    <w:name w:val="Comment Text Char"/>
    <w:basedOn w:val="DefaultParagraphFont"/>
    <w:link w:val="CommentText"/>
    <w:uiPriority w:val="99"/>
    <w:semiHidden/>
    <w:rsid w:val="00ED47D7"/>
    <w:rPr>
      <w:sz w:val="20"/>
      <w:szCs w:val="20"/>
    </w:rPr>
  </w:style>
  <w:style w:type="paragraph" w:styleId="CommentSubject">
    <w:name w:val="annotation subject"/>
    <w:basedOn w:val="CommentText"/>
    <w:next w:val="CommentText"/>
    <w:link w:val="CommentSubjectChar"/>
    <w:uiPriority w:val="99"/>
    <w:semiHidden/>
    <w:unhideWhenUsed/>
    <w:rsid w:val="00ED47D7"/>
    <w:rPr>
      <w:b/>
      <w:bCs/>
    </w:rPr>
  </w:style>
  <w:style w:type="character" w:customStyle="1" w:styleId="CommentSubjectChar">
    <w:name w:val="Comment Subject Char"/>
    <w:basedOn w:val="CommentTextChar"/>
    <w:link w:val="CommentSubject"/>
    <w:uiPriority w:val="99"/>
    <w:semiHidden/>
    <w:rsid w:val="00ED47D7"/>
    <w:rPr>
      <w:b/>
      <w:bCs/>
      <w:sz w:val="20"/>
      <w:szCs w:val="20"/>
    </w:rPr>
  </w:style>
  <w:style w:type="character" w:styleId="PlaceholderText">
    <w:name w:val="Placeholder Text"/>
    <w:basedOn w:val="DefaultParagraphFont"/>
    <w:uiPriority w:val="99"/>
    <w:semiHidden/>
    <w:rsid w:val="00936DAF"/>
    <w:rPr>
      <w:color w:val="808080"/>
    </w:rPr>
  </w:style>
  <w:style w:type="character" w:styleId="UnresolvedMention">
    <w:name w:val="Unresolved Mention"/>
    <w:basedOn w:val="DefaultParagraphFont"/>
    <w:uiPriority w:val="99"/>
    <w:semiHidden/>
    <w:unhideWhenUsed/>
    <w:rsid w:val="00461909"/>
    <w:rPr>
      <w:color w:val="605E5C"/>
      <w:shd w:val="clear" w:color="auto" w:fill="E1DFDD"/>
    </w:rPr>
  </w:style>
  <w:style w:type="character" w:styleId="FollowedHyperlink">
    <w:name w:val="FollowedHyperlink"/>
    <w:basedOn w:val="DefaultParagraphFont"/>
    <w:uiPriority w:val="99"/>
    <w:semiHidden/>
    <w:unhideWhenUsed/>
    <w:rsid w:val="00461909"/>
    <w:rPr>
      <w:color w:val="800080" w:themeColor="followedHyperlink"/>
      <w:u w:val="single"/>
    </w:rPr>
  </w:style>
  <w:style w:type="character" w:styleId="Emphasis">
    <w:name w:val="Emphasis"/>
    <w:basedOn w:val="DefaultParagraphFont"/>
    <w:uiPriority w:val="20"/>
    <w:qFormat/>
    <w:rsid w:val="00031BD1"/>
    <w:rPr>
      <w:i/>
      <w:iCs/>
    </w:rPr>
  </w:style>
  <w:style w:type="paragraph" w:styleId="Bibliography">
    <w:name w:val="Bibliography"/>
    <w:basedOn w:val="Normal"/>
    <w:next w:val="Normal"/>
    <w:uiPriority w:val="37"/>
    <w:unhideWhenUsed/>
    <w:rsid w:val="00D4422C"/>
    <w:pPr>
      <w:tabs>
        <w:tab w:val="left" w:pos="260"/>
      </w:tabs>
      <w:spacing w:after="240" w:line="240" w:lineRule="auto"/>
      <w:ind w:left="264" w:hanging="264"/>
    </w:pPr>
  </w:style>
  <w:style w:type="character" w:styleId="Strong">
    <w:name w:val="Strong"/>
    <w:basedOn w:val="DefaultParagraphFont"/>
    <w:uiPriority w:val="22"/>
    <w:qFormat/>
    <w:rsid w:val="00B47771"/>
    <w:rPr>
      <w:b/>
      <w:bCs/>
    </w:rPr>
  </w:style>
  <w:style w:type="paragraph" w:styleId="NormalWeb">
    <w:name w:val="Normal (Web)"/>
    <w:basedOn w:val="Normal"/>
    <w:uiPriority w:val="99"/>
    <w:unhideWhenUsed/>
    <w:rsid w:val="00547FF0"/>
    <w:pPr>
      <w:spacing w:before="100" w:beforeAutospacing="1" w:after="100" w:afterAutospacing="1" w:line="240" w:lineRule="auto"/>
    </w:pPr>
    <w:rPr>
      <w:rFonts w:eastAsia="Times New Roman"/>
      <w:lang w:eastAsia="sv-SE"/>
    </w:rPr>
  </w:style>
  <w:style w:type="paragraph" w:styleId="ListParagraph">
    <w:name w:val="List Paragraph"/>
    <w:basedOn w:val="Normal"/>
    <w:uiPriority w:val="34"/>
    <w:qFormat/>
    <w:rsid w:val="000108E6"/>
    <w:pPr>
      <w:ind w:left="720"/>
      <w:contextualSpacing/>
    </w:pPr>
  </w:style>
  <w:style w:type="table" w:styleId="TableGrid">
    <w:name w:val="Table Grid"/>
    <w:basedOn w:val="TableNormal"/>
    <w:uiPriority w:val="59"/>
    <w:rsid w:val="00AA1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AA1832"/>
    <w:rPr>
      <w:rFonts w:ascii="Segoe UI" w:hAnsi="Segoe UI" w:cs="Segoe UI" w:hint="default"/>
      <w:sz w:val="18"/>
      <w:szCs w:val="18"/>
    </w:rPr>
  </w:style>
  <w:style w:type="paragraph" w:customStyle="1" w:styleId="p1">
    <w:name w:val="p1"/>
    <w:basedOn w:val="Normal"/>
    <w:rsid w:val="00902734"/>
    <w:pPr>
      <w:spacing w:before="100" w:beforeAutospacing="1" w:after="100" w:afterAutospacing="1" w:line="240" w:lineRule="auto"/>
    </w:pPr>
    <w:rPr>
      <w:rFonts w:eastAsia="Times New Roman"/>
      <w:lang w:eastAsia="sv-SE"/>
    </w:rPr>
  </w:style>
  <w:style w:type="character" w:customStyle="1" w:styleId="s1">
    <w:name w:val="s1"/>
    <w:basedOn w:val="DefaultParagraphFont"/>
    <w:rsid w:val="00902734"/>
  </w:style>
  <w:style w:type="character" w:customStyle="1" w:styleId="s2">
    <w:name w:val="s2"/>
    <w:basedOn w:val="DefaultParagraphFont"/>
    <w:rsid w:val="00902734"/>
  </w:style>
  <w:style w:type="paragraph" w:customStyle="1" w:styleId="p2">
    <w:name w:val="p2"/>
    <w:basedOn w:val="Normal"/>
    <w:rsid w:val="00902734"/>
    <w:pPr>
      <w:spacing w:before="100" w:beforeAutospacing="1" w:after="100" w:afterAutospacing="1" w:line="240" w:lineRule="auto"/>
    </w:pPr>
    <w:rPr>
      <w:rFonts w:eastAsia="Times New Roman"/>
      <w:lang w:eastAsia="sv-SE"/>
    </w:rPr>
  </w:style>
  <w:style w:type="paragraph" w:customStyle="1" w:styleId="TableCaption">
    <w:name w:val="Table Caption"/>
    <w:basedOn w:val="Normal"/>
    <w:qFormat/>
    <w:rsid w:val="00A40633"/>
    <w:pPr>
      <w:spacing w:after="0" w:line="240" w:lineRule="auto"/>
      <w:jc w:val="center"/>
    </w:pPr>
    <w:rPr>
      <w:rFonts w:asciiTheme="minorHAnsi" w:eastAsiaTheme="minorEastAsia" w:hAnsiTheme="minorHAnsi" w:cstheme="minorBidi"/>
      <w:b/>
      <w:i/>
      <w:lang w:val="en-US"/>
    </w:rPr>
  </w:style>
  <w:style w:type="character" w:customStyle="1" w:styleId="ms-1">
    <w:name w:val="ms-1"/>
    <w:basedOn w:val="DefaultParagraphFont"/>
    <w:rsid w:val="003331F7"/>
  </w:style>
  <w:style w:type="character" w:customStyle="1" w:styleId="max-w-15ch">
    <w:name w:val="max-w-[15ch]"/>
    <w:basedOn w:val="DefaultParagraphFont"/>
    <w:rsid w:val="003331F7"/>
  </w:style>
  <w:style w:type="character" w:customStyle="1" w:styleId="-me-1">
    <w:name w:val="-me-1"/>
    <w:basedOn w:val="DefaultParagraphFont"/>
    <w:rsid w:val="003331F7"/>
  </w:style>
  <w:style w:type="paragraph" w:styleId="Revision">
    <w:name w:val="Revision"/>
    <w:hidden/>
    <w:uiPriority w:val="99"/>
    <w:semiHidden/>
    <w:rsid w:val="008B3E55"/>
    <w:pPr>
      <w:spacing w:after="0" w:line="240" w:lineRule="auto"/>
    </w:pPr>
    <w:rPr>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8403">
      <w:bodyDiv w:val="1"/>
      <w:marLeft w:val="0"/>
      <w:marRight w:val="0"/>
      <w:marTop w:val="0"/>
      <w:marBottom w:val="0"/>
      <w:divBdr>
        <w:top w:val="none" w:sz="0" w:space="0" w:color="auto"/>
        <w:left w:val="none" w:sz="0" w:space="0" w:color="auto"/>
        <w:bottom w:val="none" w:sz="0" w:space="0" w:color="auto"/>
        <w:right w:val="none" w:sz="0" w:space="0" w:color="auto"/>
      </w:divBdr>
    </w:div>
    <w:div w:id="186332529">
      <w:bodyDiv w:val="1"/>
      <w:marLeft w:val="0"/>
      <w:marRight w:val="0"/>
      <w:marTop w:val="0"/>
      <w:marBottom w:val="0"/>
      <w:divBdr>
        <w:top w:val="none" w:sz="0" w:space="0" w:color="auto"/>
        <w:left w:val="none" w:sz="0" w:space="0" w:color="auto"/>
        <w:bottom w:val="none" w:sz="0" w:space="0" w:color="auto"/>
        <w:right w:val="none" w:sz="0" w:space="0" w:color="auto"/>
      </w:divBdr>
    </w:div>
    <w:div w:id="976373016">
      <w:bodyDiv w:val="1"/>
      <w:marLeft w:val="0"/>
      <w:marRight w:val="0"/>
      <w:marTop w:val="0"/>
      <w:marBottom w:val="0"/>
      <w:divBdr>
        <w:top w:val="none" w:sz="0" w:space="0" w:color="auto"/>
        <w:left w:val="none" w:sz="0" w:space="0" w:color="auto"/>
        <w:bottom w:val="none" w:sz="0" w:space="0" w:color="auto"/>
        <w:right w:val="none" w:sz="0" w:space="0" w:color="auto"/>
      </w:divBdr>
    </w:div>
    <w:div w:id="1063719039">
      <w:bodyDiv w:val="1"/>
      <w:marLeft w:val="0"/>
      <w:marRight w:val="0"/>
      <w:marTop w:val="0"/>
      <w:marBottom w:val="0"/>
      <w:divBdr>
        <w:top w:val="none" w:sz="0" w:space="0" w:color="auto"/>
        <w:left w:val="none" w:sz="0" w:space="0" w:color="auto"/>
        <w:bottom w:val="none" w:sz="0" w:space="0" w:color="auto"/>
        <w:right w:val="none" w:sz="0" w:space="0" w:color="auto"/>
      </w:divBdr>
      <w:divsChild>
        <w:div w:id="861163440">
          <w:marLeft w:val="0"/>
          <w:marRight w:val="0"/>
          <w:marTop w:val="0"/>
          <w:marBottom w:val="0"/>
          <w:divBdr>
            <w:top w:val="none" w:sz="0" w:space="0" w:color="auto"/>
            <w:left w:val="none" w:sz="0" w:space="0" w:color="auto"/>
            <w:bottom w:val="none" w:sz="0" w:space="0" w:color="auto"/>
            <w:right w:val="none" w:sz="0" w:space="0" w:color="auto"/>
          </w:divBdr>
          <w:divsChild>
            <w:div w:id="1210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97811">
      <w:bodyDiv w:val="1"/>
      <w:marLeft w:val="0"/>
      <w:marRight w:val="0"/>
      <w:marTop w:val="0"/>
      <w:marBottom w:val="0"/>
      <w:divBdr>
        <w:top w:val="none" w:sz="0" w:space="0" w:color="auto"/>
        <w:left w:val="none" w:sz="0" w:space="0" w:color="auto"/>
        <w:bottom w:val="none" w:sz="0" w:space="0" w:color="auto"/>
        <w:right w:val="none" w:sz="0" w:space="0" w:color="auto"/>
      </w:divBdr>
      <w:divsChild>
        <w:div w:id="1546330257">
          <w:marLeft w:val="0"/>
          <w:marRight w:val="0"/>
          <w:marTop w:val="0"/>
          <w:marBottom w:val="0"/>
          <w:divBdr>
            <w:top w:val="none" w:sz="0" w:space="0" w:color="auto"/>
            <w:left w:val="none" w:sz="0" w:space="0" w:color="auto"/>
            <w:bottom w:val="none" w:sz="0" w:space="0" w:color="auto"/>
            <w:right w:val="none" w:sz="0" w:space="0" w:color="auto"/>
          </w:divBdr>
          <w:divsChild>
            <w:div w:id="139901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3">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AB19F9-F929-4105-8FE0-78B61E3E2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27</Pages>
  <Words>31099</Words>
  <Characters>177270</Characters>
  <Application>Microsoft Office Word</Application>
  <DocSecurity>0</DocSecurity>
  <Lines>1477</Lines>
  <Paragraphs>415</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Titel på uppsatsen placeras här</vt:lpstr>
      <vt:lpstr>Titel på uppsatsen placeras här</vt:lpstr>
    </vt:vector>
  </TitlesOfParts>
  <Company>MEB</Company>
  <LinksUpToDate>false</LinksUpToDate>
  <CharactersWithSpaces>207954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på uppsatsen placeras här</dc:title>
  <dc:subject/>
  <dc:creator>Kristina Leif</dc:creator>
  <cp:keywords/>
  <dc:description/>
  <cp:lastModifiedBy>Martin Gerdin Wärnberg</cp:lastModifiedBy>
  <cp:revision>40</cp:revision>
  <cp:lastPrinted>2012-03-20T13:17:00Z</cp:lastPrinted>
  <dcterms:created xsi:type="dcterms:W3CDTF">2025-11-27T22:16:00Z</dcterms:created>
  <dcterms:modified xsi:type="dcterms:W3CDTF">2025-12-03T21:41:00Z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id="mJqkhTcj"/&gt;&lt;style id="http://www.zotero.org/styles/vancouver" locale="en-GB"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